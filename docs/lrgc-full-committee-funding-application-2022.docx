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5EAF5" w14:textId="3E8A0E1B" w:rsidR="00061122" w:rsidRDefault="00061122"/>
    <w:p w14:paraId="2BD752EB" w14:textId="4FFF9E5F" w:rsidR="00A9070B" w:rsidRPr="00A9070B" w:rsidRDefault="00A9070B" w:rsidP="00A9070B"/>
    <w:p w14:paraId="2E34C91A" w14:textId="759A5A41" w:rsidR="00A9070B" w:rsidRDefault="00A9070B" w:rsidP="00A9070B"/>
    <w:p w14:paraId="2318F94C" w14:textId="42DA2EB5" w:rsidR="00A9070B" w:rsidRDefault="00A9070B" w:rsidP="00A9070B">
      <w:pPr>
        <w:jc w:val="right"/>
      </w:pPr>
    </w:p>
    <w:p w14:paraId="39CF5458" w14:textId="77777777" w:rsidR="00A9070B" w:rsidRDefault="00A9070B" w:rsidP="00A9070B"/>
    <w:p w14:paraId="7187B296" w14:textId="77777777" w:rsidR="00105CF5" w:rsidRPr="00105CF5" w:rsidRDefault="00105CF5" w:rsidP="00105CF5"/>
    <w:p w14:paraId="56C32462" w14:textId="77777777" w:rsidR="00105CF5" w:rsidRPr="00105CF5" w:rsidRDefault="00105CF5" w:rsidP="00105CF5"/>
    <w:p w14:paraId="1A7BA47B" w14:textId="77777777" w:rsidR="00105CF5" w:rsidRPr="00105CF5" w:rsidRDefault="00105CF5" w:rsidP="00105CF5"/>
    <w:p w14:paraId="03E0D135" w14:textId="77777777" w:rsidR="00105CF5" w:rsidRDefault="00105CF5" w:rsidP="00105CF5"/>
    <w:p w14:paraId="77F0F7AB" w14:textId="77777777" w:rsidR="00105CF5" w:rsidRPr="00105CF5" w:rsidRDefault="00105CF5" w:rsidP="00105CF5"/>
    <w:p w14:paraId="10D8809B" w14:textId="608B9F88" w:rsidR="00105CF5" w:rsidRDefault="00105CF5" w:rsidP="00105CF5">
      <w:pPr>
        <w:tabs>
          <w:tab w:val="left" w:pos="3740"/>
        </w:tabs>
      </w:pPr>
      <w:r>
        <w:tab/>
      </w:r>
    </w:p>
    <w:tbl>
      <w:tblPr>
        <w:tblpPr w:leftFromText="180" w:rightFromText="180" w:vertAnchor="text" w:horzAnchor="margin" w:tblpX="-176" w:tblpY="9317"/>
        <w:tblW w:w="974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000" w:firstRow="0" w:lastRow="0" w:firstColumn="0" w:lastColumn="0" w:noHBand="0" w:noVBand="0"/>
      </w:tblPr>
      <w:tblGrid>
        <w:gridCol w:w="3545"/>
        <w:gridCol w:w="6202"/>
      </w:tblGrid>
      <w:tr w:rsidR="00D47C4C" w:rsidRPr="00082BAF" w14:paraId="3FCFE8EA" w14:textId="77777777" w:rsidTr="00D47C4C">
        <w:trPr>
          <w:trHeight w:val="397"/>
        </w:trPr>
        <w:tc>
          <w:tcPr>
            <w:tcW w:w="3545" w:type="dxa"/>
            <w:tcBorders>
              <w:top w:val="single" w:sz="4" w:space="0" w:color="002060"/>
              <w:left w:val="single" w:sz="4" w:space="0" w:color="002060"/>
              <w:bottom w:val="single" w:sz="4" w:space="0" w:color="002060"/>
              <w:right w:val="single" w:sz="4" w:space="0" w:color="002060"/>
            </w:tcBorders>
            <w:shd w:val="clear" w:color="auto" w:fill="auto"/>
            <w:vAlign w:val="center"/>
          </w:tcPr>
          <w:p w14:paraId="1CB90CC0" w14:textId="77777777" w:rsidR="00D47C4C" w:rsidRPr="00082BAF" w:rsidRDefault="00D47C4C" w:rsidP="00D47C4C">
            <w:pPr>
              <w:rPr>
                <w:rFonts w:ascii="Johnston100" w:hAnsi="Johnston100" w:cs="Arial"/>
                <w:bCs/>
                <w:color w:val="FFFFFF" w:themeColor="background1"/>
              </w:rPr>
            </w:pPr>
            <w:r w:rsidRPr="00082BAF">
              <w:rPr>
                <w:rFonts w:ascii="Johnston100" w:hAnsi="Johnston100" w:cs="Arial"/>
                <w:bCs/>
                <w:color w:val="FFFFFF" w:themeColor="background1"/>
              </w:rPr>
              <w:t>Project Title</w:t>
            </w:r>
          </w:p>
        </w:tc>
        <w:tc>
          <w:tcPr>
            <w:tcW w:w="6202" w:type="dxa"/>
            <w:tcBorders>
              <w:top w:val="single" w:sz="4" w:space="0" w:color="002060"/>
              <w:left w:val="single" w:sz="4" w:space="0" w:color="002060"/>
              <w:bottom w:val="single" w:sz="4" w:space="0" w:color="002060"/>
              <w:right w:val="single" w:sz="4" w:space="0" w:color="002060"/>
            </w:tcBorders>
            <w:shd w:val="clear" w:color="auto" w:fill="auto"/>
            <w:vAlign w:val="center"/>
          </w:tcPr>
          <w:p w14:paraId="022AD23C" w14:textId="337116D0" w:rsidR="00D47C4C" w:rsidRPr="007A32D7" w:rsidRDefault="00230BDB" w:rsidP="00D47C4C">
            <w:pPr>
              <w:rPr>
                <w:rFonts w:ascii="Johnston100" w:hAnsi="Johnston100" w:cs="Arial"/>
                <w:b/>
                <w:color w:val="FFFFFF" w:themeColor="background1"/>
              </w:rPr>
            </w:pPr>
            <w:permStart w:id="1471549082" w:edGrp="everyone"/>
            <w:r w:rsidRPr="002D5A6D">
              <w:rPr>
                <w:rFonts w:ascii="Johnston100" w:hAnsi="Johnston100" w:cs="Arial"/>
                <w:b/>
              </w:rPr>
              <w:t>Project Title Here</w:t>
            </w:r>
            <w:permEnd w:id="1471549082"/>
          </w:p>
        </w:tc>
      </w:tr>
      <w:tr w:rsidR="00D47C4C" w:rsidRPr="00082BAF" w14:paraId="4FA78A96" w14:textId="77777777" w:rsidTr="00D47C4C">
        <w:trPr>
          <w:trHeight w:val="397"/>
        </w:trPr>
        <w:tc>
          <w:tcPr>
            <w:tcW w:w="3545" w:type="dxa"/>
            <w:tcBorders>
              <w:top w:val="single" w:sz="4" w:space="0" w:color="002060"/>
              <w:left w:val="single" w:sz="4" w:space="0" w:color="auto"/>
              <w:bottom w:val="single" w:sz="4" w:space="0" w:color="002060"/>
              <w:right w:val="single" w:sz="4" w:space="0" w:color="002060"/>
            </w:tcBorders>
            <w:vAlign w:val="center"/>
          </w:tcPr>
          <w:p w14:paraId="26273DCA" w14:textId="77777777" w:rsidR="00D47C4C" w:rsidRPr="00082BAF" w:rsidRDefault="00D47C4C" w:rsidP="00D47C4C">
            <w:pPr>
              <w:rPr>
                <w:rFonts w:ascii="Johnston100" w:hAnsi="Johnston100" w:cs="Arial"/>
                <w:bCs/>
                <w:color w:val="FFFFFF" w:themeColor="background1"/>
              </w:rPr>
            </w:pPr>
            <w:r w:rsidRPr="00082BAF">
              <w:rPr>
                <w:rFonts w:ascii="Johnston100" w:hAnsi="Johnston100" w:cs="Arial"/>
                <w:bCs/>
                <w:color w:val="FFFFFF" w:themeColor="background1"/>
              </w:rPr>
              <w:t>Applicant Organisation</w:t>
            </w:r>
          </w:p>
        </w:tc>
        <w:tc>
          <w:tcPr>
            <w:tcW w:w="6202" w:type="dxa"/>
            <w:tcBorders>
              <w:top w:val="single" w:sz="4" w:space="0" w:color="002060"/>
              <w:left w:val="single" w:sz="4" w:space="0" w:color="002060"/>
              <w:bottom w:val="single" w:sz="4" w:space="0" w:color="002060"/>
              <w:right w:val="single" w:sz="4" w:space="0" w:color="002060"/>
            </w:tcBorders>
            <w:vAlign w:val="center"/>
          </w:tcPr>
          <w:p w14:paraId="4A7A44A0" w14:textId="1D3F1500" w:rsidR="00D47C4C" w:rsidRPr="007A32D7" w:rsidRDefault="00230BDB" w:rsidP="00D47C4C">
            <w:pPr>
              <w:rPr>
                <w:rFonts w:ascii="Johnston100" w:hAnsi="Johnston100" w:cs="Arial"/>
                <w:b/>
                <w:color w:val="FFFFFF" w:themeColor="background1"/>
              </w:rPr>
            </w:pPr>
            <w:permStart w:id="1575032308" w:edGrp="everyone"/>
            <w:r w:rsidRPr="002D5A6D">
              <w:rPr>
                <w:rFonts w:ascii="Johnston100" w:hAnsi="Johnston100" w:cs="Arial"/>
                <w:b/>
              </w:rPr>
              <w:t>Organisation / Company Name Here</w:t>
            </w:r>
            <w:permEnd w:id="1575032308"/>
          </w:p>
        </w:tc>
      </w:tr>
      <w:tr w:rsidR="00D47C4C" w:rsidRPr="00082BAF" w14:paraId="5EAFD285" w14:textId="77777777" w:rsidTr="00D47C4C">
        <w:trPr>
          <w:trHeight w:val="397"/>
        </w:trPr>
        <w:tc>
          <w:tcPr>
            <w:tcW w:w="3545" w:type="dxa"/>
            <w:tcBorders>
              <w:top w:val="single" w:sz="4" w:space="0" w:color="002060"/>
              <w:left w:val="single" w:sz="4" w:space="0" w:color="auto"/>
              <w:bottom w:val="single" w:sz="4" w:space="0" w:color="auto"/>
              <w:right w:val="single" w:sz="4" w:space="0" w:color="002060"/>
            </w:tcBorders>
            <w:vAlign w:val="center"/>
          </w:tcPr>
          <w:p w14:paraId="697C7BE0" w14:textId="77777777" w:rsidR="00D47C4C" w:rsidRPr="00082BAF" w:rsidRDefault="00D47C4C" w:rsidP="00D47C4C">
            <w:pPr>
              <w:tabs>
                <w:tab w:val="left" w:pos="2220"/>
              </w:tabs>
              <w:rPr>
                <w:rFonts w:ascii="Johnston100" w:hAnsi="Johnston100" w:cs="Arial"/>
                <w:bCs/>
                <w:color w:val="FFFFFF" w:themeColor="background1"/>
              </w:rPr>
            </w:pPr>
            <w:r w:rsidRPr="00082BAF">
              <w:rPr>
                <w:rFonts w:ascii="Johnston100" w:hAnsi="Johnston100" w:cs="Arial"/>
                <w:bCs/>
                <w:color w:val="FFFFFF" w:themeColor="background1"/>
              </w:rPr>
              <w:t>Total Funding Requested</w:t>
            </w:r>
          </w:p>
        </w:tc>
        <w:tc>
          <w:tcPr>
            <w:tcW w:w="6202" w:type="dxa"/>
            <w:tcBorders>
              <w:top w:val="single" w:sz="4" w:space="0" w:color="002060"/>
              <w:left w:val="single" w:sz="4" w:space="0" w:color="002060"/>
              <w:bottom w:val="single" w:sz="4" w:space="0" w:color="002060"/>
              <w:right w:val="single" w:sz="4" w:space="0" w:color="002060"/>
            </w:tcBorders>
            <w:vAlign w:val="center"/>
          </w:tcPr>
          <w:p w14:paraId="67A922FB" w14:textId="4587B97B" w:rsidR="00D47C4C" w:rsidRPr="007A32D7" w:rsidRDefault="00230BDB" w:rsidP="00D47C4C">
            <w:pPr>
              <w:tabs>
                <w:tab w:val="left" w:pos="2220"/>
              </w:tabs>
              <w:rPr>
                <w:rFonts w:ascii="Johnston100" w:hAnsi="Johnston100" w:cs="Arial"/>
                <w:bCs/>
                <w:color w:val="FFFFFF" w:themeColor="background1"/>
              </w:rPr>
            </w:pPr>
            <w:r>
              <w:rPr>
                <w:rFonts w:ascii="Johnston100" w:hAnsi="Johnston100" w:cs="Arial"/>
                <w:bCs/>
                <w:color w:val="FFFFFF" w:themeColor="background1"/>
              </w:rPr>
              <w:t>£</w:t>
            </w:r>
            <w:permStart w:id="1555704186" w:edGrp="everyone"/>
            <w:r w:rsidRPr="002D5A6D">
              <w:rPr>
                <w:rFonts w:ascii="Johnston100" w:hAnsi="Johnston100" w:cs="Arial"/>
                <w:bCs/>
              </w:rPr>
              <w:t xml:space="preserve">  </w:t>
            </w:r>
            <w:permEnd w:id="1555704186"/>
          </w:p>
        </w:tc>
      </w:tr>
    </w:tbl>
    <w:p w14:paraId="7E7AC178" w14:textId="77777777" w:rsidR="00A9070B" w:rsidRPr="00A9070B" w:rsidRDefault="00105CF5" w:rsidP="00105CF5">
      <w:pPr>
        <w:tabs>
          <w:tab w:val="left" w:pos="3740"/>
        </w:tabs>
        <w:sectPr w:rsidR="00A9070B" w:rsidRPr="00A9070B" w:rsidSect="00061122">
          <w:headerReference w:type="even" r:id="rId11"/>
          <w:headerReference w:type="default" r:id="rId12"/>
          <w:footerReference w:type="even" r:id="rId13"/>
          <w:footerReference w:type="default" r:id="rId14"/>
          <w:headerReference w:type="first" r:id="rId15"/>
          <w:footerReference w:type="first" r:id="rId16"/>
          <w:pgSz w:w="11900" w:h="16840"/>
          <w:pgMar w:top="1134" w:right="1134" w:bottom="1134" w:left="1134" w:header="708" w:footer="708" w:gutter="0"/>
          <w:cols w:space="708"/>
          <w:titlePg/>
          <w:docGrid w:linePitch="360"/>
        </w:sectPr>
      </w:pPr>
      <w:r>
        <w:tab/>
      </w:r>
    </w:p>
    <w:p w14:paraId="3502A023" w14:textId="1E866BE1" w:rsidR="00F13BF4" w:rsidRDefault="00F13BF4" w:rsidP="00F13BF4">
      <w:pPr>
        <w:pStyle w:val="Heading1"/>
        <w:spacing w:after="0" w:line="240" w:lineRule="auto"/>
        <w:rPr>
          <w:rFonts w:ascii="Johnston100 Medium" w:hAnsi="Johnston100 Medium"/>
          <w:color w:val="1F497D" w:themeColor="text2"/>
          <w:sz w:val="24"/>
          <w:szCs w:val="24"/>
        </w:rPr>
      </w:pPr>
    </w:p>
    <w:p w14:paraId="25E55335" w14:textId="77777777" w:rsidR="00F02D0F" w:rsidRPr="00F02D0F" w:rsidRDefault="00F02D0F" w:rsidP="00F02D0F"/>
    <w:tbl>
      <w:tblPr>
        <w:tblpPr w:leftFromText="180" w:rightFromText="180" w:vertAnchor="text" w:horzAnchor="margin" w:tblpXSpec="center" w:tblpY="291"/>
        <w:tblW w:w="10462"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000" w:firstRow="0" w:lastRow="0" w:firstColumn="0" w:lastColumn="0" w:noHBand="0" w:noVBand="0"/>
      </w:tblPr>
      <w:tblGrid>
        <w:gridCol w:w="959"/>
        <w:gridCol w:w="425"/>
        <w:gridCol w:w="1134"/>
        <w:gridCol w:w="851"/>
        <w:gridCol w:w="1015"/>
        <w:gridCol w:w="1394"/>
        <w:gridCol w:w="1134"/>
        <w:gridCol w:w="993"/>
        <w:gridCol w:w="715"/>
        <w:gridCol w:w="1836"/>
        <w:gridCol w:w="6"/>
      </w:tblGrid>
      <w:tr w:rsidR="00F13BF4" w:rsidRPr="009861D2" w14:paraId="027F7B4A" w14:textId="77777777" w:rsidTr="005139FF">
        <w:trPr>
          <w:trHeight w:val="454"/>
        </w:trPr>
        <w:tc>
          <w:tcPr>
            <w:tcW w:w="10462" w:type="dxa"/>
            <w:gridSpan w:val="11"/>
            <w:shd w:val="clear" w:color="auto" w:fill="002060"/>
            <w:vAlign w:val="center"/>
          </w:tcPr>
          <w:p w14:paraId="4D06372C" w14:textId="77777777" w:rsidR="00F13BF4" w:rsidRPr="00FD65E1" w:rsidRDefault="00F13BF4" w:rsidP="0029760E">
            <w:pPr>
              <w:pStyle w:val="Heading3"/>
              <w:keepNext w:val="0"/>
              <w:numPr>
                <w:ilvl w:val="0"/>
                <w:numId w:val="27"/>
              </w:numPr>
              <w:spacing w:before="0"/>
              <w:rPr>
                <w:rFonts w:ascii="Johnston100 Light" w:hAnsi="Johnston100 Light" w:cs="Arial"/>
                <w:color w:val="FFFFFF"/>
                <w:sz w:val="20"/>
                <w:szCs w:val="20"/>
              </w:rPr>
            </w:pPr>
            <w:r w:rsidRPr="00FD65E1">
              <w:rPr>
                <w:rFonts w:ascii="Johnston100 Light" w:hAnsi="Johnston100 Light"/>
                <w:color w:val="FFFFFF"/>
                <w:sz w:val="20"/>
                <w:szCs w:val="20"/>
              </w:rPr>
              <w:br w:type="page"/>
            </w:r>
            <w:r w:rsidRPr="00FD65E1">
              <w:rPr>
                <w:rFonts w:ascii="Johnston100 Light" w:hAnsi="Johnston100 Light"/>
                <w:color w:val="FFFFFF"/>
                <w:sz w:val="20"/>
                <w:szCs w:val="20"/>
              </w:rPr>
              <w:br w:type="page"/>
            </w:r>
            <w:r w:rsidRPr="00FD65E1">
              <w:rPr>
                <w:rFonts w:ascii="Johnston100 Light" w:hAnsi="Johnston100 Light" w:cs="Arial"/>
                <w:color w:val="FFFFFF"/>
                <w:sz w:val="20"/>
                <w:szCs w:val="20"/>
              </w:rPr>
              <w:t xml:space="preserve">Applicant Information </w:t>
            </w:r>
          </w:p>
        </w:tc>
      </w:tr>
      <w:tr w:rsidR="00F13BF4" w:rsidRPr="009861D2" w14:paraId="52BB9A71" w14:textId="77777777" w:rsidTr="005139FF">
        <w:trPr>
          <w:trHeight w:val="397"/>
        </w:trPr>
        <w:tc>
          <w:tcPr>
            <w:tcW w:w="10462" w:type="dxa"/>
            <w:gridSpan w:val="11"/>
            <w:shd w:val="clear" w:color="auto" w:fill="31849B" w:themeFill="accent5" w:themeFillShade="BF"/>
            <w:vAlign w:val="center"/>
          </w:tcPr>
          <w:p w14:paraId="6FA9735D" w14:textId="1AE5C8F4" w:rsidR="00F13BF4" w:rsidRPr="00D95BDD" w:rsidRDefault="00F13BF4" w:rsidP="003A0C16">
            <w:pPr>
              <w:rPr>
                <w:rFonts w:ascii="Johnston100 Light" w:hAnsi="Johnston100 Light" w:cs="Arial"/>
                <w:sz w:val="20"/>
                <w:szCs w:val="20"/>
              </w:rPr>
            </w:pPr>
            <w:r w:rsidRPr="00D95BDD">
              <w:rPr>
                <w:rFonts w:ascii="Johnston100 Light" w:hAnsi="Johnston100 Light" w:cs="Arial"/>
                <w:b/>
                <w:color w:val="FFFFFF" w:themeColor="background1"/>
                <w:sz w:val="20"/>
                <w:szCs w:val="20"/>
              </w:rPr>
              <w:t>Applicant Type:</w:t>
            </w:r>
            <w:r w:rsidRPr="00D95BDD">
              <w:rPr>
                <w:rFonts w:ascii="Johnston100 Light" w:hAnsi="Johnston100 Light" w:cs="Arial"/>
                <w:color w:val="FFFFFF" w:themeColor="background1"/>
                <w:sz w:val="20"/>
                <w:szCs w:val="20"/>
              </w:rPr>
              <w:t xml:space="preserve"> </w:t>
            </w:r>
            <w:bookmarkStart w:id="4" w:name="Selection"/>
            <w:r w:rsidR="00230BDB" w:rsidRPr="00D95BDD">
              <w:rPr>
                <w:rFonts w:ascii="Johnston100 Light" w:hAnsi="Johnston100 Light" w:cs="Arial"/>
                <w:color w:val="FF0000"/>
                <w:sz w:val="20"/>
                <w:szCs w:val="20"/>
              </w:rPr>
              <w:fldChar w:fldCharType="begin"/>
            </w:r>
            <w:r w:rsidR="00230BDB" w:rsidRPr="00D95BDD">
              <w:rPr>
                <w:rFonts w:ascii="Johnston100 Light" w:hAnsi="Johnston100 Light" w:cs="Arial"/>
                <w:color w:val="FF0000"/>
                <w:sz w:val="20"/>
                <w:szCs w:val="20"/>
              </w:rPr>
              <w:instrText xml:space="preserve"> HYPERLINK  \l "Selection" \o "Select an option by placing an 'x'" </w:instrText>
            </w:r>
            <w:r w:rsidR="00230BDB" w:rsidRPr="00D95BDD">
              <w:rPr>
                <w:rFonts w:ascii="Johnston100 Light" w:hAnsi="Johnston100 Light" w:cs="Arial"/>
                <w:color w:val="FF0000"/>
                <w:sz w:val="20"/>
                <w:szCs w:val="20"/>
              </w:rPr>
              <w:fldChar w:fldCharType="separate"/>
            </w:r>
            <w:r w:rsidR="00230BDB" w:rsidRPr="00D95BDD">
              <w:rPr>
                <w:rStyle w:val="Hyperlink"/>
                <w:rFonts w:ascii="Johnston100 Light" w:hAnsi="Johnston100 Light" w:cs="Arial"/>
                <w:color w:val="FF0000"/>
                <w:sz w:val="20"/>
                <w:szCs w:val="20"/>
                <w:u w:val="none"/>
              </w:rPr>
              <w:t>*</w:t>
            </w:r>
            <w:bookmarkEnd w:id="4"/>
            <w:r w:rsidR="00230BDB" w:rsidRPr="00D95BDD">
              <w:rPr>
                <w:rFonts w:ascii="Johnston100 Light" w:hAnsi="Johnston100 Light" w:cs="Arial"/>
                <w:color w:val="FF0000"/>
                <w:sz w:val="20"/>
                <w:szCs w:val="20"/>
              </w:rPr>
              <w:fldChar w:fldCharType="end"/>
            </w:r>
            <w:r w:rsidRPr="00D95BDD">
              <w:rPr>
                <w:rFonts w:ascii="Johnston100 Light" w:hAnsi="Johnston100 Light" w:cs="Arial"/>
                <w:color w:val="FFFFFF" w:themeColor="background1"/>
                <w:sz w:val="20"/>
                <w:szCs w:val="20"/>
              </w:rPr>
              <w:t xml:space="preserve"> </w:t>
            </w:r>
            <w:r w:rsidR="00230BDB" w:rsidRPr="00D95BDD">
              <w:rPr>
                <w:rFonts w:ascii="Johnston100 Light" w:hAnsi="Johnston100 Light" w:cs="Arial"/>
                <w:b/>
                <w:sz w:val="20"/>
                <w:szCs w:val="20"/>
              </w:rPr>
              <w:t xml:space="preserve"> </w:t>
            </w:r>
            <w:permStart w:id="1060458892" w:edGrp="everyone"/>
            <w:r w:rsidR="00230BDB" w:rsidRPr="00D95BDD">
              <w:rPr>
                <w:rFonts w:ascii="Johnston100 Light" w:hAnsi="Johnston100 Light" w:cs="Arial"/>
                <w:bCs/>
                <w:sz w:val="20"/>
                <w:szCs w:val="20"/>
              </w:rPr>
              <w:t xml:space="preserve">    </w:t>
            </w:r>
            <w:permEnd w:id="1060458892"/>
            <w:r w:rsidRPr="00D95BDD">
              <w:rPr>
                <w:rFonts w:ascii="Johnston100 Light" w:hAnsi="Johnston100 Light" w:cs="Arial"/>
                <w:color w:val="FFFFFF" w:themeColor="background1"/>
                <w:sz w:val="20"/>
                <w:szCs w:val="20"/>
              </w:rPr>
              <w:t xml:space="preserve">  Highway Authority </w:t>
            </w:r>
            <w:r w:rsidRPr="00D95BDD">
              <w:rPr>
                <w:rFonts w:ascii="Johnston100 Light" w:hAnsi="Johnston100 Light" w:cs="Arial"/>
                <w:sz w:val="20"/>
                <w:szCs w:val="20"/>
              </w:rPr>
              <w:t xml:space="preserve"> </w:t>
            </w:r>
            <w:permStart w:id="1748775257" w:edGrp="everyone"/>
            <w:r w:rsidR="00230BDB" w:rsidRPr="00D95BDD">
              <w:rPr>
                <w:rFonts w:ascii="Johnston100 Light" w:hAnsi="Johnston100 Light" w:cs="Arial"/>
                <w:bCs/>
                <w:sz w:val="20"/>
                <w:szCs w:val="20"/>
              </w:rPr>
              <w:t xml:space="preserve">    </w:t>
            </w:r>
            <w:permEnd w:id="1748775257"/>
            <w:r w:rsidRPr="00D95BDD">
              <w:rPr>
                <w:rFonts w:ascii="Johnston100 Light" w:hAnsi="Johnston100 Light" w:cs="Arial"/>
                <w:sz w:val="20"/>
                <w:szCs w:val="20"/>
              </w:rPr>
              <w:t xml:space="preserve"> </w:t>
            </w:r>
            <w:r w:rsidRPr="00D95BDD">
              <w:rPr>
                <w:rFonts w:ascii="Johnston100 Light" w:hAnsi="Johnston100 Light" w:cs="Arial"/>
                <w:color w:val="FFFFFF" w:themeColor="background1"/>
                <w:sz w:val="20"/>
                <w:szCs w:val="20"/>
              </w:rPr>
              <w:t xml:space="preserve">Utility Company  </w:t>
            </w:r>
            <w:permStart w:id="1024680991" w:edGrp="everyone"/>
            <w:r w:rsidR="00230BDB" w:rsidRPr="00D95BDD">
              <w:rPr>
                <w:rFonts w:ascii="Johnston100 Light" w:hAnsi="Johnston100 Light" w:cs="Arial"/>
                <w:bCs/>
                <w:sz w:val="20"/>
                <w:szCs w:val="20"/>
              </w:rPr>
              <w:t xml:space="preserve">    </w:t>
            </w:r>
            <w:permEnd w:id="1024680991"/>
            <w:r w:rsidRPr="00D95BDD">
              <w:rPr>
                <w:rFonts w:ascii="Johnston100 Light" w:hAnsi="Johnston100 Light" w:cs="Arial"/>
                <w:sz w:val="20"/>
                <w:szCs w:val="20"/>
              </w:rPr>
              <w:t xml:space="preserve"> </w:t>
            </w:r>
            <w:r w:rsidRPr="00D95BDD">
              <w:rPr>
                <w:rFonts w:ascii="Johnston100 Light" w:hAnsi="Johnston100 Light" w:cs="Arial"/>
                <w:color w:val="FFFFFF" w:themeColor="background1"/>
                <w:sz w:val="20"/>
                <w:szCs w:val="20"/>
              </w:rPr>
              <w:t xml:space="preserve">Other – specify: </w:t>
            </w:r>
            <w:permStart w:id="1487961615" w:edGrp="everyone"/>
            <w:r w:rsidR="00230BDB" w:rsidRPr="00D95BDD">
              <w:rPr>
                <w:rFonts w:ascii="Johnston100 Light" w:hAnsi="Johnston100 Light" w:cs="Arial"/>
                <w:bCs/>
                <w:sz w:val="20"/>
                <w:szCs w:val="20"/>
              </w:rPr>
              <w:t xml:space="preserve">     </w:t>
            </w:r>
            <w:permEnd w:id="1487961615"/>
          </w:p>
        </w:tc>
      </w:tr>
      <w:tr w:rsidR="009726F1" w:rsidRPr="009861D2" w14:paraId="3DBCC258" w14:textId="77777777" w:rsidTr="00230BDB">
        <w:trPr>
          <w:trHeight w:val="397"/>
        </w:trPr>
        <w:tc>
          <w:tcPr>
            <w:tcW w:w="5778" w:type="dxa"/>
            <w:gridSpan w:val="6"/>
            <w:shd w:val="clear" w:color="auto" w:fill="auto"/>
            <w:vAlign w:val="center"/>
          </w:tcPr>
          <w:p w14:paraId="158BF15D" w14:textId="49CFEE4B" w:rsidR="009726F1" w:rsidRPr="00D95BDD" w:rsidRDefault="00B366C7" w:rsidP="0029760E">
            <w:pPr>
              <w:rPr>
                <w:rFonts w:ascii="Johnston100 Light" w:hAnsi="Johnston100 Light" w:cs="Arial"/>
                <w:sz w:val="20"/>
                <w:szCs w:val="20"/>
              </w:rPr>
            </w:pPr>
            <w:r w:rsidRPr="00D95BDD">
              <w:rPr>
                <w:rFonts w:ascii="Johnston100 Light" w:hAnsi="Johnston100 Light" w:cs="Arial"/>
                <w:b/>
                <w:sz w:val="20"/>
                <w:szCs w:val="20"/>
              </w:rPr>
              <w:t>Company Name</w:t>
            </w:r>
            <w:r w:rsidR="009726F1" w:rsidRPr="00D95BDD">
              <w:rPr>
                <w:rFonts w:ascii="Johnston100 Light" w:hAnsi="Johnston100 Light" w:cs="Arial"/>
                <w:b/>
                <w:sz w:val="20"/>
                <w:szCs w:val="20"/>
              </w:rPr>
              <w:t>:</w:t>
            </w:r>
            <w:permStart w:id="1626295409" w:edGrp="everyone"/>
            <w:r w:rsidR="00230BDB" w:rsidRPr="00D95BDD">
              <w:rPr>
                <w:rFonts w:ascii="Johnston100 Light" w:hAnsi="Johnston100 Light" w:cs="Arial"/>
                <w:sz w:val="20"/>
                <w:szCs w:val="20"/>
              </w:rPr>
              <w:t xml:space="preserve">    </w:t>
            </w:r>
            <w:permEnd w:id="1626295409"/>
            <w:r w:rsidR="009726F1" w:rsidRPr="00D95BDD">
              <w:rPr>
                <w:rFonts w:ascii="Johnston100 Light" w:hAnsi="Johnston100 Light" w:cs="Arial"/>
                <w:b/>
                <w:sz w:val="20"/>
                <w:szCs w:val="20"/>
              </w:rPr>
              <w:t xml:space="preserve">                                                 </w:t>
            </w:r>
          </w:p>
        </w:tc>
        <w:tc>
          <w:tcPr>
            <w:tcW w:w="2127" w:type="dxa"/>
            <w:gridSpan w:val="2"/>
            <w:shd w:val="clear" w:color="auto" w:fill="auto"/>
            <w:vAlign w:val="center"/>
          </w:tcPr>
          <w:p w14:paraId="521652FD" w14:textId="4AF84A45" w:rsidR="009726F1" w:rsidRPr="00D95BDD" w:rsidRDefault="00077471" w:rsidP="0029760E">
            <w:pPr>
              <w:rPr>
                <w:rFonts w:ascii="Johnston100 Light" w:hAnsi="Johnston100 Light" w:cs="Arial"/>
                <w:sz w:val="20"/>
                <w:szCs w:val="20"/>
              </w:rPr>
            </w:pPr>
            <w:r w:rsidRPr="00D95BDD">
              <w:rPr>
                <w:rFonts w:ascii="Johnston100 Light" w:hAnsi="Johnston100 Light" w:cs="Arial"/>
                <w:b/>
                <w:sz w:val="20"/>
                <w:szCs w:val="20"/>
              </w:rPr>
              <w:t>P</w:t>
            </w:r>
            <w:r w:rsidR="009726F1" w:rsidRPr="00D95BDD">
              <w:rPr>
                <w:rFonts w:ascii="Johnston100 Light" w:hAnsi="Johnston100 Light" w:cs="Arial"/>
                <w:b/>
                <w:sz w:val="20"/>
                <w:szCs w:val="20"/>
              </w:rPr>
              <w:t>hone:</w:t>
            </w:r>
            <w:r w:rsidR="009726F1" w:rsidRPr="00D95BDD">
              <w:rPr>
                <w:rFonts w:ascii="Johnston100 Light" w:hAnsi="Johnston100 Light" w:cs="Arial"/>
                <w:sz w:val="20"/>
                <w:szCs w:val="20"/>
              </w:rPr>
              <w:t xml:space="preserve"> </w:t>
            </w:r>
            <w:permStart w:id="217218116" w:edGrp="everyone"/>
            <w:r w:rsidR="00230BDB" w:rsidRPr="00D95BDD">
              <w:rPr>
                <w:rFonts w:ascii="Johnston100 Light" w:hAnsi="Johnston100 Light" w:cs="Arial"/>
                <w:sz w:val="20"/>
                <w:szCs w:val="20"/>
              </w:rPr>
              <w:t xml:space="preserve">   </w:t>
            </w:r>
            <w:r w:rsidR="00230BDB" w:rsidRPr="00D95BDD">
              <w:rPr>
                <w:rFonts w:ascii="Johnston100 Light" w:hAnsi="Johnston100 Light" w:cs="Arial"/>
                <w:b/>
                <w:sz w:val="20"/>
                <w:szCs w:val="20"/>
              </w:rPr>
              <w:t xml:space="preserve"> </w:t>
            </w:r>
            <w:permEnd w:id="217218116"/>
            <w:r w:rsidR="00230BDB" w:rsidRPr="00D95BDD">
              <w:rPr>
                <w:rFonts w:ascii="Johnston100 Light" w:hAnsi="Johnston100 Light" w:cs="Arial"/>
                <w:b/>
                <w:sz w:val="20"/>
                <w:szCs w:val="20"/>
              </w:rPr>
              <w:t xml:space="preserve"> </w:t>
            </w:r>
          </w:p>
        </w:tc>
        <w:tc>
          <w:tcPr>
            <w:tcW w:w="2557" w:type="dxa"/>
            <w:gridSpan w:val="3"/>
            <w:shd w:val="clear" w:color="auto" w:fill="auto"/>
            <w:vAlign w:val="center"/>
          </w:tcPr>
          <w:p w14:paraId="0220C1F0" w14:textId="610AEF10" w:rsidR="009726F1" w:rsidRPr="00D95BDD" w:rsidRDefault="00E5082C" w:rsidP="0029760E">
            <w:pPr>
              <w:rPr>
                <w:rFonts w:ascii="Johnston100 Light" w:hAnsi="Johnston100 Light" w:cs="Arial"/>
                <w:sz w:val="20"/>
                <w:szCs w:val="20"/>
              </w:rPr>
            </w:pPr>
            <w:bookmarkStart w:id="5" w:name="Registration_No"/>
            <w:r w:rsidRPr="00D95BDD">
              <w:rPr>
                <w:rFonts w:ascii="Johnston100 Light" w:hAnsi="Johnston100 Light" w:cs="Arial"/>
                <w:b/>
                <w:bCs/>
                <w:color w:val="FF0000"/>
                <w:sz w:val="20"/>
                <w:szCs w:val="20"/>
              </w:rPr>
              <w:t>*</w:t>
            </w:r>
            <w:hyperlink w:anchor="Registration_No" w:tooltip="see https://www.gov.uk/government/organisations/companies-house" w:history="1">
              <w:r w:rsidR="009726F1" w:rsidRPr="00D95BDD">
                <w:rPr>
                  <w:rStyle w:val="Hyperlink"/>
                  <w:rFonts w:ascii="Johnston100 Light" w:hAnsi="Johnston100 Light" w:cs="Arial"/>
                  <w:b/>
                  <w:bCs/>
                  <w:color w:val="auto"/>
                  <w:sz w:val="20"/>
                  <w:szCs w:val="20"/>
                  <w:u w:val="none"/>
                </w:rPr>
                <w:t>Registration no</w:t>
              </w:r>
            </w:hyperlink>
            <w:r w:rsidR="00230BDB" w:rsidRPr="00D95BDD">
              <w:rPr>
                <w:rStyle w:val="Hyperlink"/>
                <w:rFonts w:ascii="Johnston100 Light" w:hAnsi="Johnston100 Light" w:cs="Arial"/>
                <w:b/>
                <w:bCs/>
                <w:color w:val="auto"/>
                <w:sz w:val="20"/>
                <w:szCs w:val="20"/>
                <w:u w:val="none"/>
              </w:rPr>
              <w:t xml:space="preserve">.  </w:t>
            </w:r>
            <w:bookmarkEnd w:id="5"/>
            <w:permStart w:id="1318126029" w:edGrp="everyone"/>
            <w:r w:rsidR="00230BDB" w:rsidRPr="00D95BDD">
              <w:rPr>
                <w:rFonts w:ascii="Johnston100 Light" w:hAnsi="Johnston100 Light" w:cs="Arial"/>
                <w:sz w:val="20"/>
                <w:szCs w:val="20"/>
              </w:rPr>
              <w:t xml:space="preserve">    </w:t>
            </w:r>
            <w:permEnd w:id="1318126029"/>
            <w:r w:rsidR="00230BDB" w:rsidRPr="00D95BDD">
              <w:rPr>
                <w:rFonts w:ascii="Johnston100 Light" w:hAnsi="Johnston100 Light" w:cs="Arial"/>
                <w:b/>
                <w:sz w:val="20"/>
                <w:szCs w:val="20"/>
              </w:rPr>
              <w:t xml:space="preserve"> </w:t>
            </w:r>
          </w:p>
        </w:tc>
      </w:tr>
      <w:tr w:rsidR="00F13BF4" w:rsidRPr="009861D2" w14:paraId="62C48C1D" w14:textId="77777777" w:rsidTr="005139FF">
        <w:trPr>
          <w:trHeight w:val="397"/>
        </w:trPr>
        <w:tc>
          <w:tcPr>
            <w:tcW w:w="10462" w:type="dxa"/>
            <w:gridSpan w:val="11"/>
            <w:vAlign w:val="center"/>
          </w:tcPr>
          <w:p w14:paraId="0D787F9E" w14:textId="7B821E43" w:rsidR="00F13BF4" w:rsidRPr="00D95BDD" w:rsidRDefault="00AF15D9" w:rsidP="0029760E">
            <w:pPr>
              <w:rPr>
                <w:rFonts w:ascii="Johnston100 Light" w:hAnsi="Johnston100 Light" w:cs="Arial"/>
                <w:sz w:val="20"/>
                <w:szCs w:val="20"/>
              </w:rPr>
            </w:pPr>
            <w:r w:rsidRPr="00D95BDD">
              <w:rPr>
                <w:rFonts w:ascii="Johnston100 Light" w:hAnsi="Johnston100 Light" w:cs="Arial"/>
                <w:b/>
                <w:sz w:val="20"/>
                <w:szCs w:val="20"/>
              </w:rPr>
              <w:t>Registered Company Address</w:t>
            </w:r>
            <w:r w:rsidR="00F13BF4" w:rsidRPr="00D95BDD">
              <w:rPr>
                <w:rFonts w:ascii="Johnston100 Light" w:hAnsi="Johnston100 Light" w:cs="Arial"/>
                <w:b/>
                <w:sz w:val="20"/>
                <w:szCs w:val="20"/>
              </w:rPr>
              <w:t>:</w:t>
            </w:r>
            <w:r w:rsidR="00F13BF4" w:rsidRPr="00D95BDD">
              <w:rPr>
                <w:rFonts w:ascii="Johnston100 Light" w:hAnsi="Johnston100 Light" w:cs="Arial"/>
                <w:sz w:val="20"/>
                <w:szCs w:val="20"/>
              </w:rPr>
              <w:t xml:space="preserve"> </w:t>
            </w:r>
            <w:permStart w:id="2044666194" w:edGrp="everyone"/>
            <w:r w:rsidR="00230BDB" w:rsidRPr="00D95BDD">
              <w:rPr>
                <w:rFonts w:ascii="Johnston100 Light" w:hAnsi="Johnston100 Light" w:cs="Arial"/>
                <w:sz w:val="20"/>
                <w:szCs w:val="20"/>
              </w:rPr>
              <w:t xml:space="preserve">    </w:t>
            </w:r>
            <w:permEnd w:id="2044666194"/>
            <w:r w:rsidR="00230BDB" w:rsidRPr="00D95BDD">
              <w:rPr>
                <w:rFonts w:ascii="Johnston100 Light" w:hAnsi="Johnston100 Light" w:cs="Arial"/>
                <w:b/>
                <w:sz w:val="20"/>
                <w:szCs w:val="20"/>
              </w:rPr>
              <w:t xml:space="preserve"> </w:t>
            </w:r>
          </w:p>
        </w:tc>
      </w:tr>
      <w:tr w:rsidR="009726F1" w:rsidRPr="009861D2" w14:paraId="1DDDF7B9" w14:textId="77777777" w:rsidTr="005139FF">
        <w:trPr>
          <w:trHeight w:val="397"/>
        </w:trPr>
        <w:tc>
          <w:tcPr>
            <w:tcW w:w="5778" w:type="dxa"/>
            <w:gridSpan w:val="6"/>
            <w:vAlign w:val="center"/>
          </w:tcPr>
          <w:p w14:paraId="709579A3" w14:textId="3BA2B9DD" w:rsidR="009726F1" w:rsidRPr="00D95BDD" w:rsidRDefault="00077471" w:rsidP="0029760E">
            <w:pPr>
              <w:tabs>
                <w:tab w:val="left" w:pos="2220"/>
                <w:tab w:val="left" w:pos="4253"/>
              </w:tabs>
              <w:rPr>
                <w:rFonts w:ascii="Johnston100 Light" w:hAnsi="Johnston100 Light" w:cs="Arial"/>
                <w:sz w:val="20"/>
                <w:szCs w:val="20"/>
              </w:rPr>
            </w:pPr>
            <w:r w:rsidRPr="00D95BDD">
              <w:rPr>
                <w:rFonts w:ascii="Johnston100 Light" w:hAnsi="Johnston100 Light" w:cs="Arial"/>
                <w:b/>
                <w:sz w:val="20"/>
                <w:szCs w:val="20"/>
              </w:rPr>
              <w:t xml:space="preserve">Applicant </w:t>
            </w:r>
            <w:r w:rsidR="009726F1" w:rsidRPr="00D95BDD">
              <w:rPr>
                <w:rFonts w:ascii="Johnston100 Light" w:hAnsi="Johnston100 Light" w:cs="Arial"/>
                <w:b/>
                <w:sz w:val="20"/>
                <w:szCs w:val="20"/>
              </w:rPr>
              <w:t>Name:</w:t>
            </w:r>
            <w:r w:rsidR="009726F1" w:rsidRPr="00D95BDD">
              <w:rPr>
                <w:rFonts w:ascii="Johnston100 Light" w:hAnsi="Johnston100 Light" w:cs="Arial"/>
                <w:sz w:val="20"/>
                <w:szCs w:val="20"/>
              </w:rPr>
              <w:t xml:space="preserve"> </w:t>
            </w:r>
            <w:permStart w:id="1336614628" w:edGrp="everyone"/>
            <w:r w:rsidR="00230BDB" w:rsidRPr="00D95BDD">
              <w:rPr>
                <w:rFonts w:ascii="Johnston100 Light" w:hAnsi="Johnston100 Light" w:cs="Arial"/>
                <w:sz w:val="20"/>
                <w:szCs w:val="20"/>
              </w:rPr>
              <w:t xml:space="preserve">    </w:t>
            </w:r>
            <w:permEnd w:id="1336614628"/>
            <w:r w:rsidR="00230BDB" w:rsidRPr="00D95BDD">
              <w:rPr>
                <w:rFonts w:ascii="Johnston100 Light" w:hAnsi="Johnston100 Light" w:cs="Arial"/>
                <w:b/>
                <w:sz w:val="20"/>
                <w:szCs w:val="20"/>
              </w:rPr>
              <w:t xml:space="preserve"> </w:t>
            </w:r>
          </w:p>
        </w:tc>
        <w:tc>
          <w:tcPr>
            <w:tcW w:w="4684" w:type="dxa"/>
            <w:gridSpan w:val="5"/>
            <w:vAlign w:val="center"/>
          </w:tcPr>
          <w:p w14:paraId="29402BD3" w14:textId="576CD006" w:rsidR="009726F1" w:rsidRPr="00D95BDD" w:rsidRDefault="009726F1" w:rsidP="0029760E">
            <w:pPr>
              <w:tabs>
                <w:tab w:val="left" w:pos="2220"/>
                <w:tab w:val="left" w:pos="4253"/>
              </w:tabs>
              <w:rPr>
                <w:rFonts w:ascii="Johnston100 Light" w:hAnsi="Johnston100 Light" w:cs="Arial"/>
                <w:sz w:val="20"/>
                <w:szCs w:val="20"/>
              </w:rPr>
            </w:pPr>
            <w:r w:rsidRPr="00D95BDD">
              <w:rPr>
                <w:rFonts w:ascii="Johnston100 Light" w:hAnsi="Johnston100 Light" w:cs="Arial"/>
                <w:b/>
                <w:sz w:val="20"/>
                <w:szCs w:val="20"/>
              </w:rPr>
              <w:t>Email:</w:t>
            </w:r>
            <w:r w:rsidRPr="00D95BDD">
              <w:rPr>
                <w:rFonts w:ascii="Johnston100 Light" w:hAnsi="Johnston100 Light" w:cs="Arial"/>
                <w:sz w:val="20"/>
                <w:szCs w:val="20"/>
              </w:rPr>
              <w:t xml:space="preserve"> </w:t>
            </w:r>
            <w:permStart w:id="1286164523" w:edGrp="everyone"/>
            <w:r w:rsidR="00230BDB" w:rsidRPr="00D95BDD">
              <w:rPr>
                <w:rFonts w:ascii="Johnston100 Light" w:hAnsi="Johnston100 Light" w:cs="Arial"/>
                <w:sz w:val="20"/>
                <w:szCs w:val="20"/>
              </w:rPr>
              <w:t xml:space="preserve">    </w:t>
            </w:r>
            <w:permEnd w:id="1286164523"/>
            <w:r w:rsidR="00230BDB" w:rsidRPr="00D95BDD">
              <w:rPr>
                <w:rFonts w:ascii="Johnston100 Light" w:hAnsi="Johnston100 Light" w:cs="Arial"/>
                <w:b/>
                <w:sz w:val="20"/>
                <w:szCs w:val="20"/>
              </w:rPr>
              <w:t xml:space="preserve"> </w:t>
            </w:r>
          </w:p>
        </w:tc>
      </w:tr>
      <w:tr w:rsidR="00F13BF4" w:rsidRPr="009861D2" w14:paraId="297D6C53" w14:textId="77777777" w:rsidTr="005139FF">
        <w:trPr>
          <w:trHeight w:val="454"/>
        </w:trPr>
        <w:tc>
          <w:tcPr>
            <w:tcW w:w="10462" w:type="dxa"/>
            <w:gridSpan w:val="11"/>
            <w:shd w:val="clear" w:color="auto" w:fill="002060"/>
            <w:vAlign w:val="center"/>
          </w:tcPr>
          <w:p w14:paraId="62747A1C" w14:textId="1E499E86" w:rsidR="00F13BF4" w:rsidRPr="00D95BDD" w:rsidRDefault="00F13BF4" w:rsidP="0029760E">
            <w:pPr>
              <w:pStyle w:val="Heading3"/>
              <w:keepNext w:val="0"/>
              <w:numPr>
                <w:ilvl w:val="0"/>
                <w:numId w:val="27"/>
              </w:numPr>
              <w:spacing w:before="0"/>
              <w:rPr>
                <w:rFonts w:ascii="Johnston100 Light" w:hAnsi="Johnston100 Light" w:cs="Arial"/>
                <w:color w:val="FFFFFF"/>
                <w:sz w:val="20"/>
                <w:szCs w:val="20"/>
              </w:rPr>
            </w:pPr>
            <w:r w:rsidRPr="00D95BDD">
              <w:rPr>
                <w:rFonts w:ascii="Johnston100 Light" w:hAnsi="Johnston100 Light"/>
                <w:color w:val="FFFFFF"/>
                <w:sz w:val="20"/>
                <w:szCs w:val="20"/>
              </w:rPr>
              <w:br w:type="page"/>
            </w:r>
            <w:r w:rsidRPr="00D95BDD">
              <w:rPr>
                <w:rFonts w:ascii="Johnston100 Light" w:hAnsi="Johnston100 Light"/>
                <w:color w:val="FFFFFF"/>
                <w:sz w:val="20"/>
                <w:szCs w:val="20"/>
              </w:rPr>
              <w:br w:type="page"/>
            </w:r>
            <w:r w:rsidRPr="00D95BDD">
              <w:rPr>
                <w:rFonts w:ascii="Johnston100 Light" w:hAnsi="Johnston100 Light" w:cs="Arial"/>
                <w:color w:val="FFFFFF"/>
                <w:sz w:val="20"/>
                <w:szCs w:val="20"/>
              </w:rPr>
              <w:t xml:space="preserve">Sponsor Information </w:t>
            </w:r>
            <w:hyperlink w:anchor="Sponsor" w:tooltip="Email: lanerentalfunding@tfl.gov.uk if you are unsure" w:history="1">
              <w:r w:rsidRPr="00D95BDD">
                <w:rPr>
                  <w:rStyle w:val="Hyperlink"/>
                  <w:rFonts w:ascii="Johnston100 Light" w:hAnsi="Johnston100 Light" w:cs="Arial"/>
                  <w:color w:val="FFFFFF" w:themeColor="background1"/>
                  <w:sz w:val="20"/>
                  <w:szCs w:val="20"/>
                  <w:u w:val="none"/>
                </w:rPr>
                <w:t>(Lane Rental Governance Committee Member)</w:t>
              </w:r>
            </w:hyperlink>
            <w:r w:rsidRPr="00D95BDD">
              <w:rPr>
                <w:rFonts w:ascii="Johnston100 Light" w:hAnsi="Johnston100 Light" w:cs="Arial"/>
                <w:color w:val="FFFFFF" w:themeColor="background1"/>
                <w:sz w:val="20"/>
                <w:szCs w:val="20"/>
              </w:rPr>
              <w:t xml:space="preserve"> </w:t>
            </w:r>
          </w:p>
        </w:tc>
      </w:tr>
      <w:bookmarkStart w:id="6" w:name="Sponsor"/>
      <w:tr w:rsidR="00D30BAC" w:rsidRPr="009861D2" w14:paraId="71719558" w14:textId="77777777" w:rsidTr="005139FF">
        <w:trPr>
          <w:trHeight w:val="397"/>
        </w:trPr>
        <w:tc>
          <w:tcPr>
            <w:tcW w:w="5778" w:type="dxa"/>
            <w:gridSpan w:val="6"/>
            <w:shd w:val="clear" w:color="auto" w:fill="auto"/>
            <w:vAlign w:val="center"/>
          </w:tcPr>
          <w:p w14:paraId="7F1BA96A" w14:textId="03F559DE" w:rsidR="00D30BAC" w:rsidRPr="00D95BDD" w:rsidRDefault="009B1370" w:rsidP="0029760E">
            <w:pPr>
              <w:rPr>
                <w:rFonts w:ascii="Johnston100 Light" w:hAnsi="Johnston100 Light" w:cs="Arial"/>
                <w:sz w:val="20"/>
                <w:szCs w:val="20"/>
              </w:rPr>
            </w:pPr>
            <w:r w:rsidRPr="00D95BDD">
              <w:rPr>
                <w:rFonts w:ascii="Johnston100 Light" w:hAnsi="Johnston100 Light" w:cs="Arial"/>
                <w:b/>
                <w:sz w:val="20"/>
                <w:szCs w:val="20"/>
              </w:rPr>
              <w:fldChar w:fldCharType="begin"/>
            </w:r>
            <w:r w:rsidR="003A0C16" w:rsidRPr="00D95BDD">
              <w:rPr>
                <w:rFonts w:ascii="Johnston100 Light" w:hAnsi="Johnston100 Light" w:cs="Arial"/>
                <w:b/>
                <w:sz w:val="20"/>
                <w:szCs w:val="20"/>
              </w:rPr>
              <w:instrText>HYPERLINK  \l "Sponsor" \o "Email: lanerentalfunding@tfl.gov.uk if you are unsure"</w:instrText>
            </w:r>
            <w:r w:rsidRPr="00D95BDD">
              <w:rPr>
                <w:rFonts w:ascii="Johnston100 Light" w:hAnsi="Johnston100 Light" w:cs="Arial"/>
                <w:b/>
                <w:sz w:val="20"/>
                <w:szCs w:val="20"/>
              </w:rPr>
              <w:fldChar w:fldCharType="separate"/>
            </w:r>
            <w:r w:rsidR="00D30BAC" w:rsidRPr="00D95BDD">
              <w:rPr>
                <w:rStyle w:val="Hyperlink"/>
                <w:rFonts w:ascii="Johnston100 Light" w:hAnsi="Johnston100 Light" w:cs="Arial"/>
                <w:b/>
                <w:color w:val="auto"/>
                <w:sz w:val="20"/>
                <w:szCs w:val="20"/>
                <w:u w:val="none"/>
              </w:rPr>
              <w:t>Contact Name</w:t>
            </w:r>
            <w:bookmarkEnd w:id="6"/>
            <w:r w:rsidRPr="00D95BDD">
              <w:rPr>
                <w:rFonts w:ascii="Johnston100 Light" w:hAnsi="Johnston100 Light" w:cs="Arial"/>
                <w:b/>
                <w:sz w:val="20"/>
                <w:szCs w:val="20"/>
              </w:rPr>
              <w:fldChar w:fldCharType="end"/>
            </w:r>
            <w:r w:rsidR="00D30BAC" w:rsidRPr="00D95BDD">
              <w:rPr>
                <w:rFonts w:ascii="Johnston100 Light" w:hAnsi="Johnston100 Light" w:cs="Arial"/>
                <w:b/>
                <w:sz w:val="20"/>
                <w:szCs w:val="20"/>
              </w:rPr>
              <w:t>:</w:t>
            </w:r>
            <w:r w:rsidR="00D30BAC" w:rsidRPr="00D95BDD">
              <w:rPr>
                <w:rFonts w:ascii="Johnston100 Light" w:hAnsi="Johnston100 Light" w:cs="Arial"/>
                <w:sz w:val="20"/>
                <w:szCs w:val="20"/>
              </w:rPr>
              <w:t xml:space="preserve"> </w:t>
            </w:r>
            <w:permStart w:id="489842935" w:edGrp="everyone"/>
            <w:r w:rsidR="00230BDB" w:rsidRPr="00D95BDD">
              <w:rPr>
                <w:rFonts w:ascii="Johnston100 Light" w:hAnsi="Johnston100 Light" w:cs="Arial"/>
                <w:sz w:val="20"/>
                <w:szCs w:val="20"/>
              </w:rPr>
              <w:t xml:space="preserve">     </w:t>
            </w:r>
            <w:permEnd w:id="489842935"/>
          </w:p>
        </w:tc>
        <w:tc>
          <w:tcPr>
            <w:tcW w:w="4684" w:type="dxa"/>
            <w:gridSpan w:val="5"/>
            <w:shd w:val="clear" w:color="auto" w:fill="auto"/>
            <w:vAlign w:val="center"/>
          </w:tcPr>
          <w:p w14:paraId="4BB1720F" w14:textId="39D5FB00" w:rsidR="00D30BAC" w:rsidRPr="00D95BDD" w:rsidRDefault="003C4E12" w:rsidP="0029760E">
            <w:pPr>
              <w:rPr>
                <w:rFonts w:ascii="Johnston100 Light" w:hAnsi="Johnston100 Light" w:cs="Arial"/>
                <w:sz w:val="20"/>
                <w:szCs w:val="20"/>
              </w:rPr>
            </w:pPr>
            <w:hyperlink w:anchor="Sponsor" w:tooltip="Email: lanerentalfunding@tfl.gov.uk if you are unsure" w:history="1">
              <w:r w:rsidR="00343D35" w:rsidRPr="00D95BDD">
                <w:rPr>
                  <w:rStyle w:val="Hyperlink"/>
                  <w:rFonts w:ascii="Johnston100 Light" w:hAnsi="Johnston100 Light" w:cs="Arial"/>
                  <w:b/>
                  <w:color w:val="auto"/>
                  <w:sz w:val="20"/>
                  <w:szCs w:val="20"/>
                  <w:u w:val="none"/>
                </w:rPr>
                <w:t>Name</w:t>
              </w:r>
            </w:hyperlink>
            <w:r w:rsidR="00343D35" w:rsidRPr="00D95BDD">
              <w:rPr>
                <w:rFonts w:ascii="Johnston100 Light" w:hAnsi="Johnston100 Light" w:cs="Arial"/>
                <w:b/>
                <w:sz w:val="20"/>
                <w:szCs w:val="20"/>
              </w:rPr>
              <w:t xml:space="preserve"> of Organisation:</w:t>
            </w:r>
            <w:r w:rsidR="00343D35" w:rsidRPr="00D95BDD">
              <w:rPr>
                <w:rFonts w:ascii="Johnston100 Light" w:hAnsi="Johnston100 Light" w:cs="Arial"/>
                <w:sz w:val="20"/>
                <w:szCs w:val="20"/>
              </w:rPr>
              <w:t xml:space="preserve"> </w:t>
            </w:r>
            <w:permStart w:id="1976860179" w:edGrp="everyone"/>
            <w:r w:rsidR="00230BDB" w:rsidRPr="00D95BDD">
              <w:rPr>
                <w:rFonts w:ascii="Johnston100 Light" w:hAnsi="Johnston100 Light" w:cs="Arial"/>
                <w:sz w:val="20"/>
                <w:szCs w:val="20"/>
              </w:rPr>
              <w:t xml:space="preserve">    </w:t>
            </w:r>
            <w:permEnd w:id="1976860179"/>
            <w:r w:rsidR="00230BDB" w:rsidRPr="00D95BDD">
              <w:rPr>
                <w:rFonts w:ascii="Johnston100 Light" w:hAnsi="Johnston100 Light" w:cs="Arial"/>
                <w:b/>
                <w:sz w:val="20"/>
                <w:szCs w:val="20"/>
              </w:rPr>
              <w:t xml:space="preserve"> </w:t>
            </w:r>
          </w:p>
        </w:tc>
      </w:tr>
      <w:tr w:rsidR="00F13BF4" w:rsidRPr="004E1D2A" w14:paraId="1A3B7B03" w14:textId="77777777" w:rsidTr="005139FF">
        <w:trPr>
          <w:trHeight w:val="454"/>
        </w:trPr>
        <w:tc>
          <w:tcPr>
            <w:tcW w:w="10462" w:type="dxa"/>
            <w:gridSpan w:val="11"/>
            <w:shd w:val="clear" w:color="auto" w:fill="002060"/>
            <w:vAlign w:val="center"/>
          </w:tcPr>
          <w:p w14:paraId="1FBC6A01" w14:textId="77777777" w:rsidR="00F13BF4" w:rsidRPr="00D95BDD" w:rsidRDefault="00F13BF4" w:rsidP="0029760E">
            <w:pPr>
              <w:pStyle w:val="Heading2"/>
              <w:keepNext w:val="0"/>
              <w:numPr>
                <w:ilvl w:val="0"/>
                <w:numId w:val="27"/>
              </w:numPr>
              <w:spacing w:before="0"/>
              <w:rPr>
                <w:rFonts w:ascii="Johnston100 Light" w:hAnsi="Johnston100 Light"/>
                <w:i/>
                <w:sz w:val="20"/>
                <w:szCs w:val="20"/>
                <w:lang w:eastAsia="en-GB"/>
              </w:rPr>
            </w:pPr>
            <w:r w:rsidRPr="00D95BDD">
              <w:rPr>
                <w:rFonts w:ascii="Johnston100 Light" w:hAnsi="Johnston100 Light"/>
                <w:color w:val="FFFFFF"/>
                <w:sz w:val="20"/>
                <w:szCs w:val="20"/>
              </w:rPr>
              <w:t xml:space="preserve">Application Details                                                                                                                                 </w:t>
            </w:r>
          </w:p>
        </w:tc>
      </w:tr>
      <w:tr w:rsidR="00F13BF4" w:rsidRPr="009861D2" w14:paraId="2C127633" w14:textId="77777777" w:rsidTr="005139FF">
        <w:trPr>
          <w:trHeight w:val="397"/>
        </w:trPr>
        <w:tc>
          <w:tcPr>
            <w:tcW w:w="10462" w:type="dxa"/>
            <w:gridSpan w:val="11"/>
            <w:vAlign w:val="center"/>
          </w:tcPr>
          <w:p w14:paraId="76EAE2FA" w14:textId="768544CE"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b/>
                <w:sz w:val="20"/>
                <w:szCs w:val="20"/>
              </w:rPr>
              <w:t>Project Title:</w:t>
            </w:r>
            <w:r w:rsidRPr="00D95BDD">
              <w:rPr>
                <w:rFonts w:ascii="Johnston100 Light" w:hAnsi="Johnston100 Light" w:cs="Arial"/>
                <w:sz w:val="20"/>
                <w:szCs w:val="20"/>
              </w:rPr>
              <w:t xml:space="preserve"> </w:t>
            </w:r>
            <w:permStart w:id="2091795573" w:edGrp="everyone"/>
            <w:r w:rsidR="00230BDB" w:rsidRPr="00D95BDD">
              <w:rPr>
                <w:rFonts w:ascii="Johnston100 Light" w:hAnsi="Johnston100 Light" w:cs="Arial"/>
                <w:sz w:val="20"/>
                <w:szCs w:val="20"/>
              </w:rPr>
              <w:t xml:space="preserve">    </w:t>
            </w:r>
            <w:permEnd w:id="2091795573"/>
            <w:r w:rsidR="00230BDB" w:rsidRPr="00D95BDD">
              <w:rPr>
                <w:rFonts w:ascii="Johnston100 Light" w:hAnsi="Johnston100 Light" w:cs="Arial"/>
                <w:b/>
                <w:sz w:val="20"/>
                <w:szCs w:val="20"/>
              </w:rPr>
              <w:t xml:space="preserve"> </w:t>
            </w:r>
          </w:p>
        </w:tc>
      </w:tr>
      <w:tr w:rsidR="00F13BF4" w:rsidRPr="009861D2" w14:paraId="58F79D71" w14:textId="77777777" w:rsidTr="005139FF">
        <w:trPr>
          <w:trHeight w:val="397"/>
        </w:trPr>
        <w:tc>
          <w:tcPr>
            <w:tcW w:w="10462" w:type="dxa"/>
            <w:gridSpan w:val="11"/>
            <w:shd w:val="clear" w:color="auto" w:fill="4BACC6" w:themeFill="accent5"/>
            <w:vAlign w:val="center"/>
          </w:tcPr>
          <w:p w14:paraId="5B4D5339" w14:textId="6E54D6A9"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sz w:val="20"/>
                <w:szCs w:val="20"/>
              </w:rPr>
              <w:t>Bid Category:</w:t>
            </w:r>
            <w:r w:rsidR="00240E5D" w:rsidRPr="00D95BDD">
              <w:rPr>
                <w:rFonts w:ascii="Johnston100 Light" w:hAnsi="Johnston100 Light" w:cs="Arial"/>
                <w:b/>
                <w:sz w:val="20"/>
                <w:szCs w:val="20"/>
              </w:rPr>
              <w:t xml:space="preserve"> </w:t>
            </w:r>
            <w:r w:rsidR="00240E5D" w:rsidRPr="00D95BDD">
              <w:rPr>
                <w:rFonts w:ascii="Johnston100 Light" w:hAnsi="Johnston100 Light" w:cs="Arial"/>
                <w:bCs/>
                <w:sz w:val="20"/>
                <w:szCs w:val="20"/>
              </w:rPr>
              <w:t>Please select all that apply</w:t>
            </w:r>
            <w:r w:rsidR="007D303D" w:rsidRPr="00D95BDD">
              <w:rPr>
                <w:rFonts w:ascii="Johnston100 Light" w:hAnsi="Johnston100 Light" w:cs="Arial"/>
                <w:bCs/>
                <w:sz w:val="20"/>
                <w:szCs w:val="20"/>
              </w:rPr>
              <w:t xml:space="preserve"> </w:t>
            </w:r>
            <w:r w:rsidR="00230BDB" w:rsidRPr="00D95BDD">
              <w:rPr>
                <w:rFonts w:ascii="Johnston100 Light" w:hAnsi="Johnston100 Light" w:cs="Arial"/>
                <w:bCs/>
                <w:sz w:val="20"/>
                <w:szCs w:val="20"/>
              </w:rPr>
              <w:t>with an ‘x’</w:t>
            </w:r>
            <w:r w:rsidR="007D303D" w:rsidRPr="00D95BDD">
              <w:rPr>
                <w:rFonts w:ascii="Johnston100 Light" w:hAnsi="Johnston100 Light" w:cs="Arial"/>
                <w:bCs/>
                <w:sz w:val="20"/>
                <w:szCs w:val="20"/>
              </w:rPr>
              <w:t xml:space="preserve">                      </w:t>
            </w:r>
            <w:r w:rsidR="00230BDB" w:rsidRPr="00D95BDD">
              <w:rPr>
                <w:rFonts w:ascii="Johnston100 Light" w:hAnsi="Johnston100 Light" w:cs="Arial"/>
                <w:sz w:val="20"/>
                <w:szCs w:val="20"/>
              </w:rPr>
              <w:t xml:space="preserve"> </w:t>
            </w:r>
            <w:hyperlink w:anchor="Selection" w:tooltip="Select an option by placing an 'x'" w:history="1">
              <w:r w:rsidR="00230BDB" w:rsidRPr="00D95BDD">
                <w:rPr>
                  <w:rStyle w:val="Hyperlink"/>
                  <w:rFonts w:ascii="Johnston100 Light" w:hAnsi="Johnston100 Light" w:cs="Arial"/>
                  <w:color w:val="FF0000"/>
                  <w:sz w:val="20"/>
                  <w:szCs w:val="20"/>
                  <w:u w:val="none"/>
                </w:rPr>
                <w:t>*</w:t>
              </w:r>
            </w:hyperlink>
            <w:r w:rsidR="00230BDB" w:rsidRPr="00D95BDD">
              <w:rPr>
                <w:rFonts w:ascii="Johnston100 Light" w:hAnsi="Johnston100 Light" w:cs="Arial"/>
                <w:color w:val="FF0000"/>
                <w:sz w:val="20"/>
                <w:szCs w:val="20"/>
              </w:rPr>
              <w:t xml:space="preserve"> </w:t>
            </w:r>
            <w:r w:rsidR="00230BDB" w:rsidRPr="00D95BDD">
              <w:rPr>
                <w:rFonts w:ascii="Johnston100 Light" w:hAnsi="Johnston100 Light" w:cs="Arial"/>
                <w:b/>
                <w:sz w:val="20"/>
                <w:szCs w:val="20"/>
              </w:rPr>
              <w:t xml:space="preserve"> </w:t>
            </w:r>
            <w:permStart w:id="1958750823" w:edGrp="everyone"/>
            <w:r w:rsidR="00230BDB" w:rsidRPr="00D95BDD">
              <w:rPr>
                <w:rFonts w:ascii="Johnston100 Light" w:hAnsi="Johnston100 Light" w:cs="Arial"/>
                <w:bCs/>
                <w:sz w:val="20"/>
                <w:szCs w:val="20"/>
              </w:rPr>
              <w:t xml:space="preserve">    </w:t>
            </w:r>
            <w:permEnd w:id="1958750823"/>
            <w:r w:rsidR="00230BDB" w:rsidRPr="00D95BDD">
              <w:rPr>
                <w:rFonts w:ascii="Johnston100 Light" w:hAnsi="Johnston100 Light" w:cs="Arial"/>
                <w:sz w:val="20"/>
                <w:szCs w:val="20"/>
              </w:rPr>
              <w:t xml:space="preserve">  </w:t>
            </w:r>
            <w:r w:rsidR="007D303D" w:rsidRPr="00D95BDD">
              <w:rPr>
                <w:rFonts w:ascii="Johnston100 Light" w:hAnsi="Johnston100 Light" w:cs="Arial"/>
                <w:sz w:val="20"/>
                <w:szCs w:val="20"/>
              </w:rPr>
              <w:t xml:space="preserve">  Innovative Technology         </w:t>
            </w:r>
          </w:p>
          <w:p w14:paraId="407EA399" w14:textId="2979E7AE" w:rsidR="00F13BF4" w:rsidRPr="00D95BDD" w:rsidRDefault="00230BDB" w:rsidP="0029760E">
            <w:pPr>
              <w:spacing w:before="60" w:after="60"/>
              <w:rPr>
                <w:rFonts w:ascii="Johnston100 Light" w:hAnsi="Johnston100 Light" w:cs="Arial"/>
                <w:sz w:val="20"/>
                <w:szCs w:val="20"/>
              </w:rPr>
            </w:pPr>
            <w:permStart w:id="1224807550" w:edGrp="everyone"/>
            <w:r w:rsidRPr="00D95BDD">
              <w:rPr>
                <w:rFonts w:ascii="Johnston100 Light" w:hAnsi="Johnston100 Light" w:cs="Arial"/>
                <w:bCs/>
                <w:sz w:val="20"/>
                <w:szCs w:val="20"/>
              </w:rPr>
              <w:t xml:space="preserve">    </w:t>
            </w:r>
            <w:permEnd w:id="1224807550"/>
            <w:r w:rsidR="007D303D" w:rsidRPr="00D95BDD">
              <w:rPr>
                <w:rFonts w:ascii="Johnston100 Light" w:hAnsi="Johnston100 Light" w:cs="Arial"/>
                <w:sz w:val="20"/>
                <w:szCs w:val="20"/>
              </w:rPr>
              <w:t xml:space="preserve">  Infrastructure</w:t>
            </w:r>
            <w:r w:rsidR="00743E17" w:rsidRPr="00D95BDD">
              <w:rPr>
                <w:rFonts w:ascii="Johnston100 Light" w:hAnsi="Johnston100 Light" w:cs="Arial"/>
                <w:sz w:val="20"/>
                <w:szCs w:val="20"/>
              </w:rPr>
              <w:t>/Transportation</w:t>
            </w:r>
            <w:r w:rsidR="007D303D" w:rsidRPr="00D95BDD">
              <w:rPr>
                <w:rFonts w:ascii="Johnston100 Light" w:hAnsi="Johnston100 Light" w:cs="Arial"/>
                <w:sz w:val="20"/>
                <w:szCs w:val="20"/>
              </w:rPr>
              <w:t xml:space="preserve"> Improvements</w:t>
            </w:r>
            <w:r w:rsidR="00F13BF4" w:rsidRPr="00D95BDD">
              <w:rPr>
                <w:rFonts w:ascii="Johnston100 Light" w:hAnsi="Johnston100 Light" w:cs="Arial"/>
                <w:sz w:val="20"/>
                <w:szCs w:val="20"/>
              </w:rPr>
              <w:t xml:space="preserve">    </w:t>
            </w:r>
            <w:r w:rsidR="00F13BF4" w:rsidRPr="00D95BDD">
              <w:rPr>
                <w:rFonts w:ascii="Johnston100 Light" w:hAnsi="Johnston100 Light" w:cs="Arial"/>
                <w:sz w:val="20"/>
                <w:szCs w:val="20"/>
              </w:rPr>
              <w:tab/>
            </w:r>
            <w:r w:rsidRPr="00D95BDD">
              <w:rPr>
                <w:rFonts w:ascii="Johnston100 Light" w:hAnsi="Johnston100 Light" w:cs="Arial"/>
                <w:b/>
                <w:sz w:val="20"/>
                <w:szCs w:val="20"/>
              </w:rPr>
              <w:t xml:space="preserve"> </w:t>
            </w:r>
            <w:permStart w:id="929462231" w:edGrp="everyone"/>
            <w:r w:rsidRPr="00D95BDD">
              <w:rPr>
                <w:rFonts w:ascii="Johnston100 Light" w:hAnsi="Johnston100 Light" w:cs="Arial"/>
                <w:bCs/>
                <w:sz w:val="20"/>
                <w:szCs w:val="20"/>
              </w:rPr>
              <w:t xml:space="preserve">    </w:t>
            </w:r>
            <w:permEnd w:id="929462231"/>
            <w:r w:rsidR="00F13BF4" w:rsidRPr="00D95BDD">
              <w:rPr>
                <w:rFonts w:ascii="Johnston100 Light" w:hAnsi="Johnston100 Light" w:cs="Arial"/>
                <w:sz w:val="20"/>
                <w:szCs w:val="20"/>
              </w:rPr>
              <w:t xml:space="preserve"> Innovative Techniques/Working Practices</w:t>
            </w:r>
          </w:p>
          <w:p w14:paraId="568EE948" w14:textId="7F3BF70F" w:rsidR="007D303D" w:rsidRPr="00D95BDD" w:rsidRDefault="00230BDB" w:rsidP="0029760E">
            <w:pPr>
              <w:spacing w:before="60" w:after="60"/>
              <w:rPr>
                <w:rFonts w:ascii="Johnston100 Light" w:hAnsi="Johnston100 Light" w:cs="Arial"/>
                <w:sz w:val="20"/>
                <w:szCs w:val="20"/>
              </w:rPr>
            </w:pPr>
            <w:permStart w:id="51523079" w:edGrp="everyone"/>
            <w:r w:rsidRPr="00D95BDD">
              <w:rPr>
                <w:rFonts w:ascii="Johnston100 Light" w:hAnsi="Johnston100 Light" w:cs="Arial"/>
                <w:bCs/>
                <w:sz w:val="20"/>
                <w:szCs w:val="20"/>
              </w:rPr>
              <w:t xml:space="preserve">    </w:t>
            </w:r>
            <w:permEnd w:id="51523079"/>
            <w:r w:rsidRPr="00D95BDD">
              <w:rPr>
                <w:rFonts w:ascii="Johnston100 Light" w:hAnsi="Johnston100 Light" w:cs="Arial"/>
                <w:sz w:val="20"/>
                <w:szCs w:val="20"/>
              </w:rPr>
              <w:t xml:space="preserve">  </w:t>
            </w:r>
            <w:r w:rsidR="007D303D" w:rsidRPr="00D95BDD">
              <w:rPr>
                <w:rFonts w:ascii="Johnston100 Light" w:hAnsi="Johnston100 Light" w:cs="Arial"/>
                <w:sz w:val="20"/>
                <w:szCs w:val="20"/>
              </w:rPr>
              <w:t xml:space="preserve"> Improvements to Skills/Capability      </w:t>
            </w:r>
            <w:r w:rsidR="00F13BF4" w:rsidRPr="00D95BDD">
              <w:rPr>
                <w:rFonts w:ascii="Johnston100 Light" w:hAnsi="Johnston100 Light" w:cs="Arial"/>
                <w:sz w:val="20"/>
                <w:szCs w:val="20"/>
              </w:rPr>
              <w:tab/>
            </w:r>
            <w:r w:rsidR="00F13BF4" w:rsidRPr="00D95BDD">
              <w:rPr>
                <w:rFonts w:ascii="Johnston100 Light" w:hAnsi="Johnston100 Light" w:cs="Arial"/>
                <w:sz w:val="20"/>
                <w:szCs w:val="20"/>
              </w:rPr>
              <w:tab/>
            </w:r>
            <w:r w:rsidRPr="00D95BDD">
              <w:rPr>
                <w:rFonts w:ascii="Johnston100 Light" w:hAnsi="Johnston100 Light" w:cs="Arial"/>
                <w:b/>
                <w:sz w:val="20"/>
                <w:szCs w:val="20"/>
              </w:rPr>
              <w:t xml:space="preserve"> </w:t>
            </w:r>
            <w:permStart w:id="1359693790" w:edGrp="everyone"/>
            <w:r w:rsidRPr="00D95BDD">
              <w:rPr>
                <w:rFonts w:ascii="Johnston100 Light" w:hAnsi="Johnston100 Light" w:cs="Arial"/>
                <w:bCs/>
                <w:sz w:val="20"/>
                <w:szCs w:val="20"/>
              </w:rPr>
              <w:t xml:space="preserve">    </w:t>
            </w:r>
            <w:permEnd w:id="1359693790"/>
            <w:r w:rsidR="00F13BF4" w:rsidRPr="00D95BDD">
              <w:rPr>
                <w:rFonts w:ascii="Johnston100 Light" w:hAnsi="Johnston100 Light" w:cs="Arial"/>
                <w:sz w:val="20"/>
                <w:szCs w:val="20"/>
              </w:rPr>
              <w:t xml:space="preserve">  Extraordinary Measures to Reduce Congestio</w:t>
            </w:r>
            <w:r w:rsidR="007D303D" w:rsidRPr="00D95BDD">
              <w:rPr>
                <w:rFonts w:ascii="Johnston100 Light" w:hAnsi="Johnston100 Light" w:cs="Arial"/>
                <w:sz w:val="20"/>
                <w:szCs w:val="20"/>
              </w:rPr>
              <w:t>n</w:t>
            </w:r>
          </w:p>
          <w:p w14:paraId="2CBFE66D" w14:textId="14639343" w:rsidR="00F13BF4" w:rsidRPr="00D95BDD" w:rsidRDefault="00230BDB" w:rsidP="0029760E">
            <w:pPr>
              <w:spacing w:before="60" w:after="60"/>
              <w:rPr>
                <w:rFonts w:ascii="Johnston100 Light" w:hAnsi="Johnston100 Light" w:cs="Arial"/>
                <w:sz w:val="20"/>
                <w:szCs w:val="20"/>
              </w:rPr>
            </w:pPr>
            <w:permStart w:id="11544981" w:edGrp="everyone"/>
            <w:r w:rsidRPr="00D95BDD">
              <w:rPr>
                <w:rFonts w:ascii="Johnston100 Light" w:hAnsi="Johnston100 Light" w:cs="Arial"/>
                <w:bCs/>
                <w:sz w:val="20"/>
                <w:szCs w:val="20"/>
              </w:rPr>
              <w:t xml:space="preserve">    </w:t>
            </w:r>
            <w:permEnd w:id="11544981"/>
            <w:r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Improvements to Asset Data Record </w:t>
            </w:r>
            <w:r w:rsidR="00E37EE8" w:rsidRPr="00D95BDD">
              <w:rPr>
                <w:rFonts w:ascii="Johnston100 Light" w:hAnsi="Johnston100 Light" w:cs="Arial"/>
                <w:sz w:val="20"/>
                <w:szCs w:val="20"/>
              </w:rPr>
              <w:t>Collection</w:t>
            </w:r>
            <w:r w:rsidR="007D303D" w:rsidRPr="00D95BDD">
              <w:rPr>
                <w:rFonts w:ascii="Johnston100 Light" w:hAnsi="Johnston100 Light" w:cs="Arial"/>
                <w:sz w:val="20"/>
                <w:szCs w:val="20"/>
              </w:rPr>
              <w:t xml:space="preserve">        </w:t>
            </w:r>
            <w:r w:rsidRPr="00D95BDD">
              <w:rPr>
                <w:rFonts w:ascii="Johnston100 Light" w:hAnsi="Johnston100 Light" w:cs="Arial"/>
                <w:b/>
                <w:sz w:val="20"/>
                <w:szCs w:val="20"/>
              </w:rPr>
              <w:t xml:space="preserve"> </w:t>
            </w:r>
            <w:permStart w:id="450982976" w:edGrp="everyone"/>
            <w:r w:rsidRPr="00D95BDD">
              <w:rPr>
                <w:rFonts w:ascii="Johnston100 Light" w:hAnsi="Johnston100 Light" w:cs="Arial"/>
                <w:bCs/>
                <w:sz w:val="20"/>
                <w:szCs w:val="20"/>
              </w:rPr>
              <w:t xml:space="preserve">    </w:t>
            </w:r>
            <w:permEnd w:id="450982976"/>
            <w:r w:rsidR="00F13BF4" w:rsidRPr="00D95BDD">
              <w:rPr>
                <w:rFonts w:ascii="Johnston100 Light" w:hAnsi="Johnston100 Light" w:cs="Arial"/>
                <w:sz w:val="20"/>
                <w:szCs w:val="20"/>
              </w:rPr>
              <w:t xml:space="preserve">  Other – specify: </w:t>
            </w:r>
            <w:r w:rsidRPr="00D95BDD">
              <w:rPr>
                <w:rFonts w:ascii="Johnston100 Light" w:hAnsi="Johnston100 Light" w:cs="Arial"/>
                <w:b/>
                <w:sz w:val="20"/>
                <w:szCs w:val="20"/>
              </w:rPr>
              <w:t xml:space="preserve"> </w:t>
            </w:r>
            <w:permStart w:id="1883834187" w:edGrp="everyone"/>
            <w:r w:rsidRPr="00D95BDD">
              <w:rPr>
                <w:rFonts w:ascii="Johnston100 Light" w:hAnsi="Johnston100 Light" w:cs="Arial"/>
                <w:bCs/>
                <w:sz w:val="20"/>
                <w:szCs w:val="20"/>
              </w:rPr>
              <w:t xml:space="preserve">    </w:t>
            </w:r>
            <w:permEnd w:id="1883834187"/>
          </w:p>
        </w:tc>
      </w:tr>
      <w:tr w:rsidR="00F13BF4" w:rsidRPr="009861D2" w14:paraId="05831D3D" w14:textId="77777777" w:rsidTr="005139FF">
        <w:trPr>
          <w:trHeight w:val="397"/>
        </w:trPr>
        <w:tc>
          <w:tcPr>
            <w:tcW w:w="10462" w:type="dxa"/>
            <w:gridSpan w:val="11"/>
            <w:shd w:val="clear" w:color="auto" w:fill="92CDDC" w:themeFill="accent5" w:themeFillTint="99"/>
            <w:vAlign w:val="center"/>
          </w:tcPr>
          <w:p w14:paraId="0209A836" w14:textId="1BBFBCE9"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sz w:val="20"/>
                <w:szCs w:val="20"/>
              </w:rPr>
              <w:t>Project Driver(s):</w:t>
            </w:r>
            <w:r w:rsidR="00011BE1" w:rsidRPr="00D95BDD">
              <w:rPr>
                <w:rFonts w:ascii="Johnston100 Light" w:hAnsi="Johnston100 Light" w:cs="Arial"/>
                <w:b/>
                <w:sz w:val="20"/>
                <w:szCs w:val="20"/>
              </w:rPr>
              <w:t xml:space="preserve"> </w:t>
            </w:r>
            <w:r w:rsidR="00723A3F" w:rsidRPr="00D95BDD">
              <w:rPr>
                <w:rFonts w:ascii="Johnston100 Light" w:hAnsi="Johnston100 Light" w:cs="Arial"/>
                <w:bCs/>
                <w:sz w:val="20"/>
                <w:szCs w:val="20"/>
              </w:rPr>
              <w:t xml:space="preserve"> Please select all that apply</w:t>
            </w:r>
            <w:r w:rsidR="00723A3F" w:rsidRPr="00D95BDD">
              <w:rPr>
                <w:rFonts w:ascii="Johnston100 Light" w:hAnsi="Johnston100 Light" w:cs="Arial"/>
                <w:b/>
                <w:sz w:val="20"/>
                <w:szCs w:val="20"/>
              </w:rPr>
              <w:t xml:space="preserve"> </w:t>
            </w:r>
            <w:r w:rsidR="00011BE1" w:rsidRPr="00D95BDD">
              <w:rPr>
                <w:rFonts w:ascii="Johnston100 Light" w:hAnsi="Johnston100 Light" w:cs="Arial"/>
                <w:b/>
                <w:sz w:val="20"/>
                <w:szCs w:val="20"/>
              </w:rPr>
              <w:t xml:space="preserve">                     </w:t>
            </w:r>
            <w:r w:rsidR="00D1063A" w:rsidRPr="00D95BDD">
              <w:rPr>
                <w:rFonts w:ascii="Johnston100 Light" w:hAnsi="Johnston100 Light" w:cs="Arial"/>
                <w:b/>
                <w:sz w:val="20"/>
                <w:szCs w:val="20"/>
              </w:rPr>
              <w:t xml:space="preserve">     </w:t>
            </w:r>
            <w:r w:rsidR="00230BDB" w:rsidRPr="00D95BDD">
              <w:rPr>
                <w:rFonts w:ascii="Johnston100 Light" w:hAnsi="Johnston100 Light" w:cs="Arial"/>
                <w:b/>
                <w:sz w:val="20"/>
                <w:szCs w:val="20"/>
              </w:rPr>
              <w:t xml:space="preserve"> </w:t>
            </w:r>
            <w:r w:rsidR="00D1063A" w:rsidRPr="00D95BDD">
              <w:rPr>
                <w:rFonts w:ascii="Johnston100 Light" w:hAnsi="Johnston100 Light" w:cs="Arial"/>
                <w:b/>
                <w:sz w:val="20"/>
                <w:szCs w:val="20"/>
              </w:rPr>
              <w:t xml:space="preserve">   </w:t>
            </w:r>
            <w:permStart w:id="42425920" w:edGrp="everyone"/>
            <w:r w:rsidR="00230BDB" w:rsidRPr="00D95BDD">
              <w:rPr>
                <w:rFonts w:ascii="Johnston100 Light" w:hAnsi="Johnston100 Light" w:cs="Arial"/>
                <w:bCs/>
                <w:sz w:val="20"/>
                <w:szCs w:val="20"/>
              </w:rPr>
              <w:t xml:space="preserve">    </w:t>
            </w:r>
            <w:permEnd w:id="42425920"/>
            <w:r w:rsidR="00230BDB" w:rsidRPr="00D95BDD">
              <w:rPr>
                <w:rFonts w:ascii="Johnston100 Light" w:hAnsi="Johnston100 Light" w:cs="Arial"/>
                <w:sz w:val="20"/>
                <w:szCs w:val="20"/>
              </w:rPr>
              <w:t xml:space="preserve">  </w:t>
            </w:r>
            <w:r w:rsidRPr="00D95BDD">
              <w:rPr>
                <w:rFonts w:ascii="Johnston100 Light" w:hAnsi="Johnston100 Light" w:cs="Arial"/>
                <w:sz w:val="20"/>
                <w:szCs w:val="20"/>
              </w:rPr>
              <w:t xml:space="preserve">  Political</w:t>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t xml:space="preserve">            </w:t>
            </w:r>
            <w:r w:rsidR="00B62B58" w:rsidRPr="00D95BDD">
              <w:rPr>
                <w:rFonts w:ascii="Johnston100 Light" w:hAnsi="Johnston100 Light" w:cs="Arial"/>
                <w:sz w:val="20"/>
                <w:szCs w:val="20"/>
              </w:rPr>
              <w:t xml:space="preserve">        </w:t>
            </w:r>
            <w:r w:rsidR="00D1063A" w:rsidRPr="00D95BDD">
              <w:rPr>
                <w:rFonts w:ascii="Johnston100 Light" w:hAnsi="Johnston100 Light" w:cs="Arial"/>
                <w:sz w:val="20"/>
                <w:szCs w:val="20"/>
              </w:rPr>
              <w:t xml:space="preserve">         </w:t>
            </w:r>
          </w:p>
          <w:p w14:paraId="4786CC93" w14:textId="5ADF4575" w:rsidR="00F13BF4" w:rsidRPr="00D95BDD" w:rsidRDefault="00230BDB" w:rsidP="0029760E">
            <w:pPr>
              <w:spacing w:before="60" w:after="60"/>
              <w:rPr>
                <w:rFonts w:ascii="Johnston100 Light" w:hAnsi="Johnston100 Light" w:cs="Arial"/>
                <w:sz w:val="20"/>
                <w:szCs w:val="20"/>
              </w:rPr>
            </w:pPr>
            <w:permStart w:id="160330469" w:edGrp="everyone"/>
            <w:r w:rsidRPr="00D95BDD">
              <w:rPr>
                <w:rFonts w:ascii="Johnston100 Light" w:hAnsi="Johnston100 Light" w:cs="Arial"/>
                <w:bCs/>
                <w:sz w:val="20"/>
                <w:szCs w:val="20"/>
              </w:rPr>
              <w:t xml:space="preserve">    </w:t>
            </w:r>
            <w:permEnd w:id="160330469"/>
            <w:r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Legislative</w:t>
            </w:r>
            <w:r w:rsidR="00F13BF4" w:rsidRPr="00D95BDD">
              <w:rPr>
                <w:rFonts w:ascii="Johnston100 Light" w:hAnsi="Johnston100 Light" w:cs="Arial"/>
                <w:sz w:val="20"/>
                <w:szCs w:val="20"/>
              </w:rPr>
              <w:tab/>
            </w:r>
            <w:r w:rsidR="00F13BF4" w:rsidRPr="00D95BDD">
              <w:rPr>
                <w:rFonts w:ascii="Johnston100 Light" w:hAnsi="Johnston100 Light" w:cs="Arial"/>
                <w:sz w:val="20"/>
                <w:szCs w:val="20"/>
              </w:rPr>
              <w:tab/>
            </w:r>
            <w:r w:rsidR="00F13BF4" w:rsidRPr="00D95BDD">
              <w:rPr>
                <w:rFonts w:ascii="Johnston100 Light" w:hAnsi="Johnston100 Light" w:cs="Arial"/>
                <w:sz w:val="20"/>
                <w:szCs w:val="20"/>
              </w:rPr>
              <w:tab/>
            </w:r>
            <w:r w:rsidR="00F13BF4" w:rsidRPr="00D95BDD">
              <w:rPr>
                <w:rFonts w:ascii="Johnston100 Light" w:hAnsi="Johnston100 Light" w:cs="Arial"/>
                <w:sz w:val="20"/>
                <w:szCs w:val="20"/>
              </w:rPr>
              <w:tab/>
              <w:t xml:space="preserve">             </w:t>
            </w:r>
            <w:r w:rsidR="00B62B58" w:rsidRPr="00D95BDD">
              <w:rPr>
                <w:rFonts w:ascii="Johnston100 Light" w:hAnsi="Johnston100 Light" w:cs="Arial"/>
                <w:sz w:val="20"/>
                <w:szCs w:val="20"/>
              </w:rPr>
              <w:t xml:space="preserve">       </w:t>
            </w:r>
            <w:r w:rsidR="00D1063A" w:rsidRPr="00D95BDD">
              <w:rPr>
                <w:rFonts w:ascii="Johnston100 Light" w:hAnsi="Johnston100 Light" w:cs="Arial"/>
                <w:sz w:val="20"/>
                <w:szCs w:val="20"/>
              </w:rPr>
              <w:t xml:space="preserve">      </w:t>
            </w:r>
            <w:r w:rsidRPr="00D95BDD">
              <w:rPr>
                <w:rFonts w:ascii="Johnston100 Light" w:hAnsi="Johnston100 Light" w:cs="Arial"/>
                <w:sz w:val="20"/>
                <w:szCs w:val="20"/>
              </w:rPr>
              <w:t xml:space="preserve"> </w:t>
            </w:r>
            <w:r w:rsidR="003F1778" w:rsidRPr="00D95BDD">
              <w:rPr>
                <w:rFonts w:ascii="Johnston100 Light" w:hAnsi="Johnston100 Light" w:cs="Arial"/>
                <w:sz w:val="20"/>
                <w:szCs w:val="20"/>
              </w:rPr>
              <w:t xml:space="preserve"> </w:t>
            </w:r>
            <w:r w:rsidR="00D1063A" w:rsidRPr="00D95BDD">
              <w:rPr>
                <w:rFonts w:ascii="Johnston100 Light" w:hAnsi="Johnston100 Light" w:cs="Arial"/>
                <w:sz w:val="20"/>
                <w:szCs w:val="20"/>
              </w:rPr>
              <w:t xml:space="preserve">  </w:t>
            </w:r>
            <w:permStart w:id="825305958" w:edGrp="everyone"/>
            <w:r w:rsidRPr="00D95BDD">
              <w:rPr>
                <w:rFonts w:ascii="Johnston100 Light" w:hAnsi="Johnston100 Light" w:cs="Arial"/>
                <w:bCs/>
                <w:sz w:val="20"/>
                <w:szCs w:val="20"/>
              </w:rPr>
              <w:t xml:space="preserve">    </w:t>
            </w:r>
            <w:permEnd w:id="825305958"/>
            <w:r w:rsidRPr="00D95BDD">
              <w:rPr>
                <w:rFonts w:ascii="Johnston100 Light" w:hAnsi="Johnston100 Light" w:cs="Arial"/>
                <w:sz w:val="20"/>
                <w:szCs w:val="20"/>
              </w:rPr>
              <w:t xml:space="preserve">  </w:t>
            </w:r>
            <w:r w:rsidR="003F1778" w:rsidRPr="00D95BDD">
              <w:rPr>
                <w:rFonts w:ascii="Johnston100 Light" w:hAnsi="Johnston100 Light" w:cs="Arial"/>
                <w:sz w:val="20"/>
                <w:szCs w:val="20"/>
              </w:rPr>
              <w:t xml:space="preserve"> Environmental</w:t>
            </w:r>
            <w:r w:rsidR="007D248F" w:rsidRPr="00D95BDD">
              <w:rPr>
                <w:rFonts w:ascii="Johnston100 Light" w:hAnsi="Johnston100 Light" w:cs="Arial"/>
                <w:sz w:val="20"/>
                <w:szCs w:val="20"/>
              </w:rPr>
              <w:t xml:space="preserve"> / Sustainability</w:t>
            </w:r>
          </w:p>
          <w:p w14:paraId="5333DE77" w14:textId="3F6CD0F9" w:rsidR="00BF3CC3" w:rsidRPr="00D95BDD" w:rsidRDefault="00230BDB" w:rsidP="003F1778">
            <w:pPr>
              <w:spacing w:before="60" w:after="60"/>
              <w:rPr>
                <w:rFonts w:ascii="Johnston100 Light" w:hAnsi="Johnston100 Light" w:cs="Arial"/>
                <w:sz w:val="20"/>
                <w:szCs w:val="20"/>
              </w:rPr>
            </w:pPr>
            <w:permStart w:id="485260190" w:edGrp="everyone"/>
            <w:r w:rsidRPr="00D95BDD">
              <w:rPr>
                <w:rFonts w:ascii="Johnston100 Light" w:hAnsi="Johnston100 Light" w:cs="Arial"/>
                <w:bCs/>
                <w:sz w:val="20"/>
                <w:szCs w:val="20"/>
              </w:rPr>
              <w:t xml:space="preserve">    </w:t>
            </w:r>
            <w:permEnd w:id="485260190"/>
            <w:r w:rsidRPr="00D95BDD">
              <w:rPr>
                <w:rFonts w:ascii="Johnston100 Light" w:hAnsi="Johnston100 Light" w:cs="Arial"/>
                <w:sz w:val="20"/>
                <w:szCs w:val="20"/>
              </w:rPr>
              <w:t xml:space="preserve">  </w:t>
            </w:r>
            <w:r w:rsidR="00011BE1" w:rsidRPr="00D95BDD">
              <w:rPr>
                <w:rFonts w:ascii="Johnston100 Light" w:hAnsi="Johnston100 Light" w:cs="Arial"/>
                <w:sz w:val="20"/>
                <w:szCs w:val="20"/>
              </w:rPr>
              <w:t xml:space="preserve"> Reduce Adverse Effects Caused by Street Works </w:t>
            </w:r>
            <w:r w:rsidR="003F1778" w:rsidRPr="00D95BDD">
              <w:rPr>
                <w:rFonts w:ascii="Johnston100 Light" w:hAnsi="Johnston100 Light" w:cs="Arial"/>
                <w:sz w:val="20"/>
                <w:szCs w:val="20"/>
              </w:rPr>
              <w:t xml:space="preserve">    </w:t>
            </w:r>
            <w:r w:rsidRPr="00D95BDD">
              <w:rPr>
                <w:rFonts w:ascii="Johnston100 Light" w:hAnsi="Johnston100 Light" w:cs="Arial"/>
                <w:sz w:val="20"/>
                <w:szCs w:val="20"/>
              </w:rPr>
              <w:t xml:space="preserve"> </w:t>
            </w:r>
            <w:r w:rsidR="003F1778" w:rsidRPr="00D95BDD">
              <w:rPr>
                <w:rFonts w:ascii="Johnston100 Light" w:hAnsi="Johnston100 Light" w:cs="Arial"/>
                <w:sz w:val="20"/>
                <w:szCs w:val="20"/>
              </w:rPr>
              <w:t xml:space="preserve">  </w:t>
            </w:r>
            <w:permStart w:id="537739832" w:edGrp="everyone"/>
            <w:r w:rsidRPr="00D95BDD">
              <w:rPr>
                <w:rFonts w:ascii="Johnston100 Light" w:hAnsi="Johnston100 Light" w:cs="Arial"/>
                <w:bCs/>
                <w:sz w:val="20"/>
                <w:szCs w:val="20"/>
              </w:rPr>
              <w:t xml:space="preserve">    </w:t>
            </w:r>
            <w:permEnd w:id="537739832"/>
            <w:r w:rsidRPr="00D95BDD">
              <w:rPr>
                <w:rFonts w:ascii="Johnston100 Light" w:hAnsi="Johnston100 Light" w:cs="Arial"/>
                <w:sz w:val="20"/>
                <w:szCs w:val="20"/>
              </w:rPr>
              <w:t xml:space="preserve">  </w:t>
            </w:r>
            <w:r w:rsidR="00BF3CC3" w:rsidRPr="00D95BDD">
              <w:rPr>
                <w:rFonts w:ascii="Johnston100 Light" w:hAnsi="Johnston100 Light" w:cs="Arial"/>
                <w:sz w:val="20"/>
                <w:szCs w:val="20"/>
              </w:rPr>
              <w:t xml:space="preserve"> Technical (e.g., contractual, system/equipment)</w:t>
            </w:r>
          </w:p>
          <w:p w14:paraId="1962FCA6" w14:textId="48414AAD" w:rsidR="00F13BF4" w:rsidRPr="00D95BDD" w:rsidRDefault="00230BDB" w:rsidP="00011BE1">
            <w:pPr>
              <w:spacing w:before="60" w:after="60"/>
              <w:rPr>
                <w:rFonts w:ascii="Johnston100 Light" w:hAnsi="Johnston100 Light" w:cs="Arial"/>
                <w:b/>
                <w:sz w:val="20"/>
                <w:szCs w:val="20"/>
              </w:rPr>
            </w:pPr>
            <w:permStart w:id="1026440514" w:edGrp="everyone"/>
            <w:r w:rsidRPr="00D95BDD">
              <w:rPr>
                <w:rFonts w:ascii="Johnston100 Light" w:hAnsi="Johnston100 Light" w:cs="Arial"/>
                <w:bCs/>
                <w:sz w:val="20"/>
                <w:szCs w:val="20"/>
              </w:rPr>
              <w:t xml:space="preserve">    </w:t>
            </w:r>
            <w:permEnd w:id="1026440514"/>
            <w:r w:rsidRPr="00D95BDD">
              <w:rPr>
                <w:rFonts w:ascii="Johnston100 Light" w:hAnsi="Johnston100 Light" w:cs="Arial"/>
                <w:sz w:val="20"/>
                <w:szCs w:val="20"/>
              </w:rPr>
              <w:t xml:space="preserve">  </w:t>
            </w:r>
            <w:r w:rsidR="00D1063A" w:rsidRPr="00D95BDD">
              <w:rPr>
                <w:rFonts w:ascii="Johnston100 Light" w:hAnsi="Johnston100 Light" w:cs="Arial"/>
                <w:sz w:val="20"/>
                <w:szCs w:val="20"/>
              </w:rPr>
              <w:t xml:space="preserve"> Other – specify: </w:t>
            </w:r>
            <w:permStart w:id="149895962" w:edGrp="everyone"/>
            <w:r w:rsidRPr="00D95BDD">
              <w:rPr>
                <w:rFonts w:ascii="Johnston100 Light" w:hAnsi="Johnston100 Light" w:cs="Arial"/>
                <w:bCs/>
                <w:sz w:val="20"/>
                <w:szCs w:val="20"/>
              </w:rPr>
              <w:t xml:space="preserve">    </w:t>
            </w:r>
            <w:permEnd w:id="149895962"/>
            <w:r w:rsidRPr="00D95BDD">
              <w:rPr>
                <w:rFonts w:ascii="Johnston100 Light" w:hAnsi="Johnston100 Light" w:cs="Arial"/>
                <w:sz w:val="20"/>
                <w:szCs w:val="20"/>
              </w:rPr>
              <w:t xml:space="preserve">  </w:t>
            </w:r>
            <w:r w:rsidR="00D1063A" w:rsidRPr="00D95BDD">
              <w:rPr>
                <w:rFonts w:ascii="Johnston100 Light" w:hAnsi="Johnston100 Light"/>
                <w:sz w:val="20"/>
                <w:szCs w:val="20"/>
              </w:rPr>
              <w:t xml:space="preserve">                                                 </w:t>
            </w:r>
          </w:p>
        </w:tc>
      </w:tr>
      <w:tr w:rsidR="00F13BF4" w:rsidRPr="009861D2" w14:paraId="4336F6FB" w14:textId="77777777" w:rsidTr="005139FF">
        <w:trPr>
          <w:trHeight w:val="6024"/>
        </w:trPr>
        <w:tc>
          <w:tcPr>
            <w:tcW w:w="10462" w:type="dxa"/>
            <w:gridSpan w:val="11"/>
          </w:tcPr>
          <w:p w14:paraId="120551BA" w14:textId="077BF35A" w:rsidR="00F13BF4" w:rsidRPr="00D95BDD" w:rsidRDefault="00F13BF4" w:rsidP="0029760E">
            <w:pPr>
              <w:spacing w:before="60" w:after="60"/>
              <w:rPr>
                <w:rFonts w:ascii="Johnston100 Light" w:hAnsi="Johnston100 Light" w:cs="Arial"/>
                <w:b/>
                <w:color w:val="C0504D" w:themeColor="accent2"/>
                <w:sz w:val="20"/>
                <w:szCs w:val="20"/>
              </w:rPr>
            </w:pPr>
            <w:r w:rsidRPr="00D95BDD">
              <w:rPr>
                <w:rFonts w:ascii="Johnston100 Light" w:hAnsi="Johnston100 Light" w:cs="Arial"/>
                <w:b/>
                <w:sz w:val="20"/>
                <w:szCs w:val="20"/>
              </w:rPr>
              <w:t>Description of Proposal</w:t>
            </w:r>
            <w:r w:rsidR="00730133" w:rsidRPr="00D95BDD">
              <w:rPr>
                <w:rFonts w:ascii="Johnston100 Light" w:hAnsi="Johnston100 Light" w:cs="Arial"/>
                <w:sz w:val="20"/>
                <w:szCs w:val="20"/>
              </w:rPr>
              <w:t>:</w:t>
            </w:r>
            <w:r w:rsidR="00CF1E38" w:rsidRPr="00D95BDD">
              <w:rPr>
                <w:rFonts w:ascii="Johnston100 Light" w:hAnsi="Johnston100 Light" w:cs="Arial"/>
                <w:sz w:val="20"/>
                <w:szCs w:val="20"/>
              </w:rPr>
              <w:t xml:space="preserve"> </w:t>
            </w:r>
          </w:p>
          <w:p w14:paraId="155A9712" w14:textId="77777777" w:rsidR="000C00E4" w:rsidRPr="00D95BDD" w:rsidRDefault="000C00E4" w:rsidP="0029760E">
            <w:pPr>
              <w:spacing w:before="60" w:after="60"/>
              <w:rPr>
                <w:rFonts w:ascii="Johnston100 Light" w:hAnsi="Johnston100 Light"/>
                <w:sz w:val="20"/>
                <w:szCs w:val="20"/>
              </w:rPr>
            </w:pPr>
            <w:bookmarkStart w:id="7" w:name="background"/>
          </w:p>
          <w:p w14:paraId="101DB883" w14:textId="0E32BAFF" w:rsidR="00730133" w:rsidRPr="00D95BDD" w:rsidRDefault="00E5082C" w:rsidP="0029760E">
            <w:pPr>
              <w:spacing w:before="60" w:after="60"/>
              <w:rPr>
                <w:rFonts w:ascii="Johnston100 Light" w:hAnsi="Johnston100 Light"/>
                <w:sz w:val="20"/>
                <w:szCs w:val="20"/>
              </w:rPr>
            </w:pPr>
            <w:r w:rsidRPr="00D95BDD">
              <w:rPr>
                <w:rFonts w:ascii="Johnston100 Light" w:hAnsi="Johnston100 Light"/>
                <w:color w:val="FF0000"/>
                <w:sz w:val="20"/>
                <w:szCs w:val="20"/>
              </w:rPr>
              <w:t>*</w:t>
            </w:r>
            <w:hyperlink w:anchor="background" w:tooltip="How did the proposal come about? What is done currently? Including data where applicable" w:history="1">
              <w:r w:rsidR="00730133" w:rsidRPr="00D95BDD">
                <w:rPr>
                  <w:rStyle w:val="Hyperlink"/>
                  <w:rFonts w:ascii="Johnston100 Light" w:hAnsi="Johnston100 Light"/>
                  <w:color w:val="auto"/>
                  <w:sz w:val="20"/>
                  <w:szCs w:val="20"/>
                  <w:u w:val="none"/>
                </w:rPr>
                <w:t>Background:</w:t>
              </w:r>
            </w:hyperlink>
            <w:r w:rsidR="00730133" w:rsidRPr="00D95BDD">
              <w:rPr>
                <w:rFonts w:ascii="Johnston100 Light" w:hAnsi="Johnston100 Light"/>
                <w:sz w:val="20"/>
                <w:szCs w:val="20"/>
              </w:rPr>
              <w:t xml:space="preserve"> </w:t>
            </w:r>
          </w:p>
          <w:bookmarkEnd w:id="7"/>
          <w:p w14:paraId="0ED4A0CC" w14:textId="7F368956" w:rsidR="00742226" w:rsidRPr="00D95BDD" w:rsidRDefault="00230BDB" w:rsidP="00742226">
            <w:pPr>
              <w:spacing w:before="60" w:after="60"/>
              <w:rPr>
                <w:rFonts w:ascii="Johnston100 Light" w:hAnsi="Johnston100 Light"/>
                <w:sz w:val="20"/>
                <w:szCs w:val="20"/>
              </w:rPr>
            </w:pPr>
            <w:permStart w:id="1300593353" w:edGrp="everyone"/>
            <w:r w:rsidRPr="00D95BDD">
              <w:rPr>
                <w:rFonts w:ascii="Johnston100 Light" w:hAnsi="Johnston100 Light" w:cs="Arial"/>
                <w:bCs/>
                <w:sz w:val="20"/>
                <w:szCs w:val="20"/>
              </w:rPr>
              <w:t xml:space="preserve">    </w:t>
            </w:r>
            <w:r w:rsidRPr="00D95BDD">
              <w:rPr>
                <w:rFonts w:ascii="Johnston100 Light" w:hAnsi="Johnston100 Light" w:cs="Arial"/>
                <w:sz w:val="20"/>
                <w:szCs w:val="20"/>
              </w:rPr>
              <w:t xml:space="preserve"> </w:t>
            </w:r>
            <w:permEnd w:id="1300593353"/>
            <w:r w:rsidRPr="00D95BDD">
              <w:rPr>
                <w:rFonts w:ascii="Johnston100 Light" w:hAnsi="Johnston100 Light" w:cs="Arial"/>
                <w:sz w:val="20"/>
                <w:szCs w:val="20"/>
              </w:rPr>
              <w:t xml:space="preserve"> </w:t>
            </w:r>
          </w:p>
          <w:p w14:paraId="3B53C8EE" w14:textId="18501A18" w:rsidR="007F1526" w:rsidRPr="00D95BDD" w:rsidRDefault="007F1526" w:rsidP="0029760E">
            <w:pPr>
              <w:spacing w:before="60" w:after="60"/>
              <w:rPr>
                <w:rFonts w:ascii="Johnston100 Light" w:hAnsi="Johnston100 Light"/>
                <w:color w:val="1F497D"/>
                <w:sz w:val="20"/>
                <w:szCs w:val="20"/>
              </w:rPr>
            </w:pPr>
          </w:p>
          <w:p w14:paraId="5405D712" w14:textId="77777777" w:rsidR="007F1526" w:rsidRPr="00D95BDD" w:rsidRDefault="007F1526" w:rsidP="0029760E">
            <w:pPr>
              <w:spacing w:before="60" w:after="60"/>
              <w:rPr>
                <w:rFonts w:ascii="Johnston100 Light" w:hAnsi="Johnston100 Light"/>
                <w:color w:val="1F497D"/>
                <w:sz w:val="20"/>
                <w:szCs w:val="20"/>
              </w:rPr>
            </w:pPr>
          </w:p>
          <w:p w14:paraId="55EC09F3" w14:textId="77777777" w:rsidR="00901EC9" w:rsidRPr="00D95BDD" w:rsidRDefault="00901EC9" w:rsidP="0029760E">
            <w:pPr>
              <w:spacing w:before="60" w:after="60"/>
              <w:rPr>
                <w:rFonts w:ascii="Johnston100 Light" w:hAnsi="Johnston100 Light"/>
                <w:color w:val="1F497D"/>
                <w:sz w:val="20"/>
                <w:szCs w:val="20"/>
              </w:rPr>
            </w:pPr>
          </w:p>
          <w:p w14:paraId="3BD917A4" w14:textId="77777777" w:rsidR="00901EC9" w:rsidRPr="00D95BDD" w:rsidRDefault="00901EC9" w:rsidP="0029760E">
            <w:pPr>
              <w:spacing w:before="60" w:after="60"/>
              <w:rPr>
                <w:rFonts w:ascii="Johnston100 Light" w:hAnsi="Johnston100 Light"/>
                <w:color w:val="1F497D"/>
                <w:sz w:val="20"/>
                <w:szCs w:val="20"/>
              </w:rPr>
            </w:pPr>
          </w:p>
          <w:p w14:paraId="7A2E4779" w14:textId="3F3EFE6B" w:rsidR="00463EB6" w:rsidRPr="00D95BDD" w:rsidRDefault="00E5082C" w:rsidP="0029760E">
            <w:pPr>
              <w:spacing w:before="60" w:after="60"/>
              <w:rPr>
                <w:rFonts w:ascii="Johnston100 Light" w:hAnsi="Johnston100 Light"/>
                <w:color w:val="1F497D"/>
                <w:sz w:val="20"/>
                <w:szCs w:val="20"/>
              </w:rPr>
            </w:pPr>
            <w:bookmarkStart w:id="8" w:name="Proposal"/>
            <w:r w:rsidRPr="00D95BDD">
              <w:rPr>
                <w:rFonts w:ascii="Johnston100 Light" w:hAnsi="Johnston100 Light"/>
                <w:color w:val="FF0000"/>
                <w:sz w:val="20"/>
                <w:szCs w:val="20"/>
              </w:rPr>
              <w:t>*</w:t>
            </w:r>
            <w:hyperlink w:anchor="Proposal" w:tooltip="Please provide details of the proposal, the actions, who will be involved, if there will be a trial and considerations for other projects, innovations etc." w:history="1">
              <w:r w:rsidR="00033433" w:rsidRPr="00D95BDD">
                <w:rPr>
                  <w:rStyle w:val="Hyperlink"/>
                  <w:rFonts w:ascii="Johnston100 Light" w:hAnsi="Johnston100 Light"/>
                  <w:color w:val="auto"/>
                  <w:sz w:val="20"/>
                  <w:szCs w:val="20"/>
                  <w:u w:val="none"/>
                </w:rPr>
                <w:t>P</w:t>
              </w:r>
              <w:r w:rsidR="00D276BE" w:rsidRPr="00D95BDD">
                <w:rPr>
                  <w:rStyle w:val="Hyperlink"/>
                  <w:rFonts w:ascii="Johnston100 Light" w:hAnsi="Johnston100 Light"/>
                  <w:color w:val="auto"/>
                  <w:sz w:val="20"/>
                  <w:szCs w:val="20"/>
                  <w:u w:val="none"/>
                </w:rPr>
                <w:t>roposal</w:t>
              </w:r>
            </w:hyperlink>
            <w:r w:rsidR="00463845" w:rsidRPr="00D95BDD">
              <w:rPr>
                <w:rFonts w:ascii="Johnston100 Light" w:hAnsi="Johnston100 Light"/>
                <w:color w:val="1F497D"/>
                <w:sz w:val="20"/>
                <w:szCs w:val="20"/>
              </w:rPr>
              <w:t>:</w:t>
            </w:r>
          </w:p>
          <w:bookmarkEnd w:id="8"/>
          <w:p w14:paraId="2626F14F" w14:textId="1BDAF3A2" w:rsidR="00F13BF4" w:rsidRPr="00D95BDD" w:rsidRDefault="00230BDB" w:rsidP="0029760E">
            <w:pPr>
              <w:spacing w:before="60" w:after="60"/>
              <w:rPr>
                <w:rFonts w:ascii="Johnston100 Light" w:hAnsi="Johnston100 Light"/>
                <w:sz w:val="20"/>
                <w:szCs w:val="20"/>
              </w:rPr>
            </w:pPr>
            <w:permStart w:id="382427980" w:edGrp="everyone"/>
            <w:r w:rsidRPr="00D95BDD">
              <w:rPr>
                <w:rFonts w:ascii="Johnston100 Light" w:hAnsi="Johnston100 Light" w:cs="Arial"/>
                <w:bCs/>
                <w:sz w:val="20"/>
                <w:szCs w:val="20"/>
              </w:rPr>
              <w:t xml:space="preserve">    </w:t>
            </w:r>
            <w:permEnd w:id="382427980"/>
            <w:r w:rsidRPr="00D95BDD">
              <w:rPr>
                <w:rFonts w:ascii="Johnston100 Light" w:hAnsi="Johnston100 Light" w:cs="Arial"/>
                <w:sz w:val="20"/>
                <w:szCs w:val="20"/>
              </w:rPr>
              <w:t xml:space="preserve">  </w:t>
            </w:r>
          </w:p>
          <w:p w14:paraId="3F0429D5" w14:textId="31DA7B12" w:rsidR="00F13BF4" w:rsidRPr="00D95BDD" w:rsidRDefault="00F13BF4" w:rsidP="0029760E">
            <w:pPr>
              <w:spacing w:before="60" w:after="60"/>
              <w:rPr>
                <w:rFonts w:ascii="Johnston100 Light" w:hAnsi="Johnston100 Light"/>
                <w:color w:val="1F497D"/>
                <w:sz w:val="20"/>
                <w:szCs w:val="20"/>
              </w:rPr>
            </w:pPr>
          </w:p>
          <w:p w14:paraId="5DB3A9F9" w14:textId="7F18AAE5" w:rsidR="007F1526" w:rsidRPr="00D95BDD" w:rsidRDefault="007F1526" w:rsidP="0029760E">
            <w:pPr>
              <w:spacing w:before="60" w:after="60"/>
              <w:rPr>
                <w:rFonts w:ascii="Johnston100 Light" w:hAnsi="Johnston100 Light"/>
                <w:color w:val="1F497D"/>
                <w:sz w:val="20"/>
                <w:szCs w:val="20"/>
              </w:rPr>
            </w:pPr>
          </w:p>
          <w:p w14:paraId="745ABF59" w14:textId="77777777" w:rsidR="00901EC9" w:rsidRPr="00D95BDD" w:rsidRDefault="00901EC9" w:rsidP="0029760E">
            <w:pPr>
              <w:spacing w:before="60" w:after="60"/>
              <w:rPr>
                <w:rFonts w:ascii="Johnston100 Light" w:hAnsi="Johnston100 Light"/>
                <w:color w:val="1F497D"/>
                <w:sz w:val="20"/>
                <w:szCs w:val="20"/>
              </w:rPr>
            </w:pPr>
          </w:p>
          <w:p w14:paraId="2F33FBDF" w14:textId="77777777" w:rsidR="00901EC9" w:rsidRPr="00D95BDD" w:rsidRDefault="00901EC9" w:rsidP="0029760E">
            <w:pPr>
              <w:spacing w:before="60" w:after="60"/>
              <w:rPr>
                <w:rFonts w:ascii="Johnston100 Light" w:hAnsi="Johnston100 Light"/>
                <w:color w:val="1F497D"/>
                <w:sz w:val="20"/>
                <w:szCs w:val="20"/>
              </w:rPr>
            </w:pPr>
          </w:p>
          <w:p w14:paraId="09A15882" w14:textId="77777777" w:rsidR="00901EC9" w:rsidRPr="00D95BDD" w:rsidRDefault="00901EC9" w:rsidP="0029760E">
            <w:pPr>
              <w:spacing w:before="60" w:after="60"/>
              <w:rPr>
                <w:rFonts w:ascii="Johnston100 Light" w:hAnsi="Johnston100 Light"/>
                <w:color w:val="1F497D"/>
                <w:sz w:val="20"/>
                <w:szCs w:val="20"/>
              </w:rPr>
            </w:pPr>
          </w:p>
          <w:p w14:paraId="10A92C35" w14:textId="77777777" w:rsidR="00901EC9" w:rsidRPr="00D95BDD" w:rsidRDefault="00901EC9" w:rsidP="0029760E">
            <w:pPr>
              <w:spacing w:before="60" w:after="60"/>
              <w:rPr>
                <w:rFonts w:ascii="Johnston100 Light" w:hAnsi="Johnston100 Light"/>
                <w:color w:val="1F497D"/>
                <w:sz w:val="20"/>
                <w:szCs w:val="20"/>
              </w:rPr>
            </w:pPr>
          </w:p>
          <w:p w14:paraId="4FA93F1B" w14:textId="77777777" w:rsidR="00901EC9" w:rsidRPr="00D95BDD" w:rsidRDefault="00901EC9" w:rsidP="0029760E">
            <w:pPr>
              <w:spacing w:before="60" w:after="60"/>
              <w:rPr>
                <w:rFonts w:ascii="Johnston100 Light" w:hAnsi="Johnston100 Light"/>
                <w:color w:val="1F497D"/>
                <w:sz w:val="20"/>
                <w:szCs w:val="20"/>
              </w:rPr>
            </w:pPr>
          </w:p>
          <w:p w14:paraId="73EE4B7D" w14:textId="77777777" w:rsidR="00901EC9" w:rsidRPr="00D95BDD" w:rsidRDefault="00901EC9" w:rsidP="0029760E">
            <w:pPr>
              <w:spacing w:before="60" w:after="60"/>
              <w:rPr>
                <w:rFonts w:ascii="Johnston100 Light" w:hAnsi="Johnston100 Light"/>
                <w:color w:val="1F497D"/>
                <w:sz w:val="20"/>
                <w:szCs w:val="20"/>
              </w:rPr>
            </w:pPr>
          </w:p>
          <w:p w14:paraId="13A5EDA1" w14:textId="77777777" w:rsidR="00901EC9" w:rsidRPr="00D95BDD" w:rsidRDefault="00901EC9" w:rsidP="0029760E">
            <w:pPr>
              <w:spacing w:before="60" w:after="60"/>
              <w:rPr>
                <w:rFonts w:ascii="Johnston100 Light" w:hAnsi="Johnston100 Light"/>
                <w:color w:val="1F497D"/>
                <w:sz w:val="20"/>
                <w:szCs w:val="20"/>
              </w:rPr>
            </w:pPr>
          </w:p>
          <w:p w14:paraId="32354E19" w14:textId="77777777" w:rsidR="00901EC9" w:rsidRPr="00D95BDD" w:rsidRDefault="00901EC9" w:rsidP="0029760E">
            <w:pPr>
              <w:spacing w:before="60" w:after="60"/>
              <w:rPr>
                <w:rFonts w:ascii="Johnston100 Light" w:hAnsi="Johnston100 Light"/>
                <w:color w:val="1F497D"/>
                <w:sz w:val="20"/>
                <w:szCs w:val="20"/>
              </w:rPr>
            </w:pPr>
          </w:p>
          <w:p w14:paraId="5D465BC7" w14:textId="77777777" w:rsidR="00901EC9" w:rsidRPr="00D95BDD" w:rsidRDefault="00901EC9" w:rsidP="0029760E">
            <w:pPr>
              <w:spacing w:before="60" w:after="60"/>
              <w:rPr>
                <w:rFonts w:ascii="Johnston100 Light" w:hAnsi="Johnston100 Light"/>
                <w:color w:val="1F497D"/>
                <w:sz w:val="20"/>
                <w:szCs w:val="20"/>
              </w:rPr>
            </w:pPr>
          </w:p>
          <w:p w14:paraId="64D11321" w14:textId="77777777" w:rsidR="00901EC9" w:rsidRPr="00D95BDD" w:rsidRDefault="00901EC9" w:rsidP="0029760E">
            <w:pPr>
              <w:spacing w:before="60" w:after="60"/>
              <w:rPr>
                <w:rFonts w:ascii="Johnston100 Light" w:hAnsi="Johnston100 Light"/>
                <w:color w:val="1F497D"/>
                <w:sz w:val="20"/>
                <w:szCs w:val="20"/>
              </w:rPr>
            </w:pPr>
          </w:p>
          <w:p w14:paraId="47EB1E8C" w14:textId="77777777" w:rsidR="00901EC9" w:rsidRPr="00D95BDD" w:rsidRDefault="00901EC9" w:rsidP="0029760E">
            <w:pPr>
              <w:spacing w:before="60" w:after="60"/>
              <w:rPr>
                <w:rFonts w:ascii="Johnston100 Light" w:hAnsi="Johnston100 Light"/>
                <w:color w:val="1F497D"/>
                <w:sz w:val="20"/>
                <w:szCs w:val="20"/>
              </w:rPr>
            </w:pPr>
          </w:p>
          <w:p w14:paraId="68880F45" w14:textId="77777777" w:rsidR="00901EC9" w:rsidRPr="00D95BDD" w:rsidRDefault="00901EC9" w:rsidP="0029760E">
            <w:pPr>
              <w:spacing w:before="60" w:after="60"/>
              <w:rPr>
                <w:rFonts w:ascii="Johnston100 Light" w:hAnsi="Johnston100 Light"/>
                <w:color w:val="1F497D"/>
                <w:sz w:val="20"/>
                <w:szCs w:val="20"/>
              </w:rPr>
            </w:pPr>
          </w:p>
          <w:p w14:paraId="1CED3293" w14:textId="77777777" w:rsidR="00901EC9" w:rsidRPr="00D95BDD" w:rsidRDefault="00901EC9" w:rsidP="0029760E">
            <w:pPr>
              <w:spacing w:before="60" w:after="60"/>
              <w:rPr>
                <w:rFonts w:ascii="Johnston100 Light" w:hAnsi="Johnston100 Light"/>
                <w:color w:val="1F497D"/>
                <w:sz w:val="20"/>
                <w:szCs w:val="20"/>
              </w:rPr>
            </w:pPr>
          </w:p>
          <w:p w14:paraId="40FB987F" w14:textId="77777777" w:rsidR="00901EC9" w:rsidRPr="00D95BDD" w:rsidRDefault="00901EC9" w:rsidP="0029760E">
            <w:pPr>
              <w:spacing w:before="60" w:after="60"/>
              <w:rPr>
                <w:rFonts w:ascii="Johnston100 Light" w:hAnsi="Johnston100 Light"/>
                <w:color w:val="1F497D"/>
                <w:sz w:val="20"/>
                <w:szCs w:val="20"/>
              </w:rPr>
            </w:pPr>
          </w:p>
          <w:p w14:paraId="4C73CD51" w14:textId="77777777" w:rsidR="00E4737A" w:rsidRPr="00D95BDD" w:rsidRDefault="00E4737A" w:rsidP="00D1658B">
            <w:pPr>
              <w:spacing w:before="60" w:after="60"/>
              <w:rPr>
                <w:rFonts w:ascii="Johnston100 Light" w:hAnsi="Johnston100 Light"/>
                <w:sz w:val="20"/>
                <w:szCs w:val="20"/>
              </w:rPr>
            </w:pPr>
            <w:bookmarkStart w:id="9" w:name="outcomes"/>
          </w:p>
          <w:p w14:paraId="7FA84D6E" w14:textId="31CEC687" w:rsidR="00D1658B" w:rsidRPr="00D95BDD" w:rsidRDefault="00E5082C" w:rsidP="00D1658B">
            <w:pPr>
              <w:spacing w:before="60" w:after="60"/>
              <w:rPr>
                <w:rFonts w:ascii="Johnston100 Light" w:hAnsi="Johnston100 Light"/>
                <w:sz w:val="20"/>
                <w:szCs w:val="20"/>
              </w:rPr>
            </w:pPr>
            <w:r w:rsidRPr="00D95BDD">
              <w:rPr>
                <w:rFonts w:ascii="Johnston100 Light" w:hAnsi="Johnston100 Light"/>
                <w:color w:val="FF0000"/>
                <w:sz w:val="20"/>
                <w:szCs w:val="20"/>
              </w:rPr>
              <w:lastRenderedPageBreak/>
              <w:t>*</w:t>
            </w:r>
            <w:hyperlink w:anchor="outcomes" w:tooltip="Please give details of what the project aims to achieve, ensuring that they are measurable" w:history="1">
              <w:r w:rsidR="00D1658B" w:rsidRPr="00D95BDD">
                <w:rPr>
                  <w:rStyle w:val="Hyperlink"/>
                  <w:rFonts w:ascii="Johnston100 Light" w:hAnsi="Johnston100 Light"/>
                  <w:color w:val="auto"/>
                  <w:sz w:val="20"/>
                  <w:szCs w:val="20"/>
                  <w:u w:val="none"/>
                </w:rPr>
                <w:t>Deliverables:</w:t>
              </w:r>
            </w:hyperlink>
          </w:p>
          <w:bookmarkEnd w:id="9"/>
          <w:p w14:paraId="43612880" w14:textId="015B9F8E" w:rsidR="007F1526" w:rsidRPr="00D95BDD" w:rsidRDefault="007F1526" w:rsidP="0029760E">
            <w:pPr>
              <w:spacing w:before="60" w:after="60"/>
              <w:rPr>
                <w:rFonts w:ascii="Johnston100 Light" w:hAnsi="Johnston100 Light"/>
                <w:color w:val="1F497D"/>
                <w:sz w:val="20"/>
                <w:szCs w:val="20"/>
              </w:rPr>
            </w:pPr>
          </w:p>
          <w:tbl>
            <w:tblPr>
              <w:tblStyle w:val="TableGrid"/>
              <w:tblpPr w:leftFromText="180" w:rightFromText="180" w:vertAnchor="text" w:horzAnchor="margin" w:tblpY="-153"/>
              <w:tblOverlap w:val="never"/>
              <w:tblW w:w="10059" w:type="dxa"/>
              <w:tblLayout w:type="fixed"/>
              <w:tblLook w:val="04A0" w:firstRow="1" w:lastRow="0" w:firstColumn="1" w:lastColumn="0" w:noHBand="0" w:noVBand="1"/>
            </w:tblPr>
            <w:tblGrid>
              <w:gridCol w:w="562"/>
              <w:gridCol w:w="8221"/>
              <w:gridCol w:w="1276"/>
            </w:tblGrid>
            <w:tr w:rsidR="00901EC9" w:rsidRPr="00D95BDD" w14:paraId="166A6E0B" w14:textId="77777777" w:rsidTr="00901EC9">
              <w:tc>
                <w:tcPr>
                  <w:tcW w:w="562" w:type="dxa"/>
                </w:tcPr>
                <w:p w14:paraId="766BC52E" w14:textId="274A0B28"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No.</w:t>
                  </w:r>
                </w:p>
              </w:tc>
              <w:tc>
                <w:tcPr>
                  <w:tcW w:w="8221" w:type="dxa"/>
                </w:tcPr>
                <w:p w14:paraId="6F02ECC1" w14:textId="249EAD51"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Description</w:t>
                  </w:r>
                </w:p>
              </w:tc>
              <w:tc>
                <w:tcPr>
                  <w:tcW w:w="1276" w:type="dxa"/>
                </w:tcPr>
                <w:p w14:paraId="5E419E80" w14:textId="77777777"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Estimated Date</w:t>
                  </w:r>
                </w:p>
              </w:tc>
            </w:tr>
            <w:tr w:rsidR="00901EC9" w:rsidRPr="00D95BDD" w14:paraId="437A0740" w14:textId="77777777" w:rsidTr="00901EC9">
              <w:tc>
                <w:tcPr>
                  <w:tcW w:w="562" w:type="dxa"/>
                </w:tcPr>
                <w:p w14:paraId="71609BDC" w14:textId="5E9AB487"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w:t>
                  </w:r>
                </w:p>
              </w:tc>
              <w:tc>
                <w:tcPr>
                  <w:tcW w:w="8221" w:type="dxa"/>
                </w:tcPr>
                <w:p w14:paraId="4FAAC29E" w14:textId="7663C2C4" w:rsidR="00901EC9" w:rsidRPr="00D95BDD" w:rsidRDefault="00230BDB" w:rsidP="009171FC">
                  <w:pPr>
                    <w:spacing w:before="60" w:after="60"/>
                    <w:rPr>
                      <w:rFonts w:ascii="Johnston100 Light" w:hAnsi="Johnston100 Light"/>
                      <w:sz w:val="20"/>
                      <w:szCs w:val="20"/>
                    </w:rPr>
                  </w:pPr>
                  <w:permStart w:id="360849633" w:edGrp="everyone"/>
                  <w:r w:rsidRPr="00D95BDD">
                    <w:rPr>
                      <w:rFonts w:ascii="Johnston100 Light" w:hAnsi="Johnston100 Light" w:cs="Arial"/>
                      <w:bCs/>
                      <w:sz w:val="20"/>
                      <w:szCs w:val="20"/>
                    </w:rPr>
                    <w:t xml:space="preserve">    </w:t>
                  </w:r>
                  <w:permEnd w:id="360849633"/>
                  <w:r w:rsidRPr="00D95BDD">
                    <w:rPr>
                      <w:rFonts w:ascii="Johnston100 Light" w:hAnsi="Johnston100 Light" w:cs="Arial"/>
                      <w:sz w:val="20"/>
                      <w:szCs w:val="20"/>
                    </w:rPr>
                    <w:t xml:space="preserve">  </w:t>
                  </w:r>
                </w:p>
              </w:tc>
              <w:tc>
                <w:tcPr>
                  <w:tcW w:w="1276" w:type="dxa"/>
                </w:tcPr>
                <w:p w14:paraId="64F91A7D" w14:textId="1E321686" w:rsidR="00901EC9" w:rsidRPr="00D95BDD" w:rsidRDefault="003C4E12" w:rsidP="009171FC">
                  <w:pPr>
                    <w:spacing w:before="60" w:after="60"/>
                    <w:rPr>
                      <w:rFonts w:ascii="Johnston100 Light" w:hAnsi="Johnston100 Light"/>
                      <w:color w:val="1F497D"/>
                      <w:sz w:val="20"/>
                      <w:szCs w:val="20"/>
                    </w:rPr>
                  </w:pPr>
                  <w:hyperlink w:anchor="date" w:tooltip="dd/MM/yyyy" w:history="1">
                    <w:r w:rsidR="00E5082C" w:rsidRPr="00D95BDD">
                      <w:rPr>
                        <w:rStyle w:val="Hyperlink"/>
                        <w:rFonts w:ascii="Johnston100 Light" w:hAnsi="Johnston100 Light"/>
                        <w:color w:val="FF0000"/>
                        <w:sz w:val="20"/>
                        <w:szCs w:val="20"/>
                        <w:u w:val="none"/>
                      </w:rPr>
                      <w:t>*</w:t>
                    </w:r>
                  </w:hyperlink>
                  <w:permStart w:id="1513432154" w:edGrp="everyone"/>
                  <w:r w:rsidR="00230BDB" w:rsidRPr="00D95BDD">
                    <w:rPr>
                      <w:rFonts w:ascii="Johnston100 Light" w:hAnsi="Johnston100 Light" w:cs="Arial"/>
                      <w:bCs/>
                      <w:sz w:val="20"/>
                      <w:szCs w:val="20"/>
                    </w:rPr>
                    <w:t xml:space="preserve">    </w:t>
                  </w:r>
                  <w:permEnd w:id="1513432154"/>
                  <w:r w:rsidR="00230BDB" w:rsidRPr="00D95BDD">
                    <w:rPr>
                      <w:rFonts w:ascii="Johnston100 Light" w:hAnsi="Johnston100 Light" w:cs="Arial"/>
                      <w:sz w:val="20"/>
                      <w:szCs w:val="20"/>
                    </w:rPr>
                    <w:t xml:space="preserve">  </w:t>
                  </w:r>
                </w:p>
              </w:tc>
            </w:tr>
            <w:tr w:rsidR="00901EC9" w:rsidRPr="00D95BDD" w14:paraId="76F95FD9" w14:textId="77777777" w:rsidTr="00901EC9">
              <w:tc>
                <w:tcPr>
                  <w:tcW w:w="562" w:type="dxa"/>
                </w:tcPr>
                <w:p w14:paraId="61B6BB98" w14:textId="3F9938B3"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2</w:t>
                  </w:r>
                </w:p>
              </w:tc>
              <w:tc>
                <w:tcPr>
                  <w:tcW w:w="8221" w:type="dxa"/>
                </w:tcPr>
                <w:p w14:paraId="3B74F3EC" w14:textId="02C3409B" w:rsidR="00901EC9" w:rsidRPr="00D95BDD" w:rsidRDefault="00230BDB" w:rsidP="009171FC">
                  <w:pPr>
                    <w:spacing w:before="60" w:after="60"/>
                    <w:rPr>
                      <w:rFonts w:ascii="Johnston100 Light" w:hAnsi="Johnston100 Light"/>
                      <w:sz w:val="20"/>
                      <w:szCs w:val="20"/>
                    </w:rPr>
                  </w:pPr>
                  <w:permStart w:id="2040404696" w:edGrp="everyone"/>
                  <w:r w:rsidRPr="00D95BDD">
                    <w:rPr>
                      <w:rFonts w:ascii="Johnston100 Light" w:hAnsi="Johnston100 Light" w:cs="Arial"/>
                      <w:bCs/>
                      <w:sz w:val="20"/>
                      <w:szCs w:val="20"/>
                    </w:rPr>
                    <w:t xml:space="preserve">    </w:t>
                  </w:r>
                  <w:permEnd w:id="2040404696"/>
                  <w:r w:rsidRPr="00D95BDD">
                    <w:rPr>
                      <w:rFonts w:ascii="Johnston100 Light" w:hAnsi="Johnston100 Light" w:cs="Arial"/>
                      <w:sz w:val="20"/>
                      <w:szCs w:val="20"/>
                    </w:rPr>
                    <w:t xml:space="preserve">  </w:t>
                  </w:r>
                </w:p>
              </w:tc>
              <w:tc>
                <w:tcPr>
                  <w:tcW w:w="1276" w:type="dxa"/>
                </w:tcPr>
                <w:p w14:paraId="10BE7E21" w14:textId="0C1F9AFC" w:rsidR="00901EC9" w:rsidRPr="00D95BDD" w:rsidRDefault="003C4E12" w:rsidP="009171FC">
                  <w:pPr>
                    <w:spacing w:before="60" w:after="60"/>
                    <w:rPr>
                      <w:rFonts w:ascii="Johnston100 Light" w:hAnsi="Johnston100 Light"/>
                      <w:color w:val="1F497D"/>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703339902" w:edGrp="everyone"/>
                  <w:r w:rsidR="0059547D" w:rsidRPr="00D95BDD">
                    <w:rPr>
                      <w:rFonts w:ascii="Johnston100 Light" w:hAnsi="Johnston100 Light" w:cs="Arial"/>
                      <w:bCs/>
                      <w:sz w:val="20"/>
                      <w:szCs w:val="20"/>
                    </w:rPr>
                    <w:t xml:space="preserve">    </w:t>
                  </w:r>
                  <w:permEnd w:id="703339902"/>
                  <w:r w:rsidR="0059547D" w:rsidRPr="00D95BDD">
                    <w:rPr>
                      <w:rFonts w:ascii="Johnston100 Light" w:hAnsi="Johnston100 Light" w:cs="Arial"/>
                      <w:sz w:val="20"/>
                      <w:szCs w:val="20"/>
                    </w:rPr>
                    <w:t xml:space="preserve">  </w:t>
                  </w:r>
                </w:p>
              </w:tc>
            </w:tr>
            <w:tr w:rsidR="00901EC9" w:rsidRPr="00D95BDD" w14:paraId="2CE49D5E" w14:textId="77777777" w:rsidTr="00901EC9">
              <w:tc>
                <w:tcPr>
                  <w:tcW w:w="562" w:type="dxa"/>
                </w:tcPr>
                <w:p w14:paraId="0A8D1758" w14:textId="74210FF4"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3</w:t>
                  </w:r>
                </w:p>
              </w:tc>
              <w:tc>
                <w:tcPr>
                  <w:tcW w:w="8221" w:type="dxa"/>
                </w:tcPr>
                <w:p w14:paraId="57DEF9F2" w14:textId="70B835D5" w:rsidR="00901EC9" w:rsidRPr="00D95BDD" w:rsidRDefault="00230BDB" w:rsidP="009171FC">
                  <w:pPr>
                    <w:spacing w:before="60" w:after="60"/>
                    <w:rPr>
                      <w:rFonts w:ascii="Johnston100 Light" w:hAnsi="Johnston100 Light"/>
                      <w:sz w:val="20"/>
                      <w:szCs w:val="20"/>
                    </w:rPr>
                  </w:pPr>
                  <w:permStart w:id="118446993" w:edGrp="everyone"/>
                  <w:r w:rsidRPr="00D95BDD">
                    <w:rPr>
                      <w:rFonts w:ascii="Johnston100 Light" w:hAnsi="Johnston100 Light" w:cs="Arial"/>
                      <w:bCs/>
                      <w:sz w:val="20"/>
                      <w:szCs w:val="20"/>
                    </w:rPr>
                    <w:t xml:space="preserve">    </w:t>
                  </w:r>
                  <w:permEnd w:id="118446993"/>
                  <w:r w:rsidRPr="00D95BDD">
                    <w:rPr>
                      <w:rFonts w:ascii="Johnston100 Light" w:hAnsi="Johnston100 Light" w:cs="Arial"/>
                      <w:sz w:val="20"/>
                      <w:szCs w:val="20"/>
                    </w:rPr>
                    <w:t xml:space="preserve">  </w:t>
                  </w:r>
                </w:p>
              </w:tc>
              <w:tc>
                <w:tcPr>
                  <w:tcW w:w="1276" w:type="dxa"/>
                </w:tcPr>
                <w:p w14:paraId="2027AB55" w14:textId="32AF2AF8" w:rsidR="00901EC9" w:rsidRPr="00D95BDD" w:rsidRDefault="003C4E12" w:rsidP="009171FC">
                  <w:pPr>
                    <w:spacing w:before="60" w:after="60"/>
                    <w:rPr>
                      <w:rFonts w:ascii="Johnston100 Light" w:hAnsi="Johnston100 Light"/>
                      <w:color w:val="1F497D"/>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2105227921" w:edGrp="everyone"/>
                  <w:r w:rsidR="0059547D" w:rsidRPr="00D95BDD">
                    <w:rPr>
                      <w:rFonts w:ascii="Johnston100 Light" w:hAnsi="Johnston100 Light" w:cs="Arial"/>
                      <w:bCs/>
                      <w:sz w:val="20"/>
                      <w:szCs w:val="20"/>
                    </w:rPr>
                    <w:t xml:space="preserve">    </w:t>
                  </w:r>
                  <w:permEnd w:id="2105227921"/>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1B62B64C" w14:textId="77777777" w:rsidTr="00901EC9">
              <w:tc>
                <w:tcPr>
                  <w:tcW w:w="562" w:type="dxa"/>
                </w:tcPr>
                <w:p w14:paraId="21CE1B55" w14:textId="336DF72E"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4</w:t>
                  </w:r>
                </w:p>
              </w:tc>
              <w:tc>
                <w:tcPr>
                  <w:tcW w:w="8221" w:type="dxa"/>
                </w:tcPr>
                <w:p w14:paraId="5975EF8C" w14:textId="00C2D242" w:rsidR="00901EC9" w:rsidRPr="00D95BDD" w:rsidRDefault="00230BDB" w:rsidP="009171FC">
                  <w:pPr>
                    <w:spacing w:before="60" w:after="60"/>
                    <w:rPr>
                      <w:rFonts w:ascii="Johnston100 Light" w:hAnsi="Johnston100 Light"/>
                      <w:sz w:val="20"/>
                      <w:szCs w:val="20"/>
                    </w:rPr>
                  </w:pPr>
                  <w:permStart w:id="963784898" w:edGrp="everyone"/>
                  <w:r w:rsidRPr="00D95BDD">
                    <w:rPr>
                      <w:rFonts w:ascii="Johnston100 Light" w:hAnsi="Johnston100 Light" w:cs="Arial"/>
                      <w:bCs/>
                      <w:sz w:val="20"/>
                      <w:szCs w:val="20"/>
                    </w:rPr>
                    <w:t xml:space="preserve">    </w:t>
                  </w:r>
                  <w:permEnd w:id="963784898"/>
                  <w:r w:rsidRPr="00D95BDD">
                    <w:rPr>
                      <w:rFonts w:ascii="Johnston100 Light" w:hAnsi="Johnston100 Light" w:cs="Arial"/>
                      <w:sz w:val="20"/>
                      <w:szCs w:val="20"/>
                    </w:rPr>
                    <w:t xml:space="preserve">  </w:t>
                  </w:r>
                </w:p>
              </w:tc>
              <w:tc>
                <w:tcPr>
                  <w:tcW w:w="1276" w:type="dxa"/>
                </w:tcPr>
                <w:p w14:paraId="1C73A3E1" w14:textId="5EBA1062" w:rsidR="00901EC9" w:rsidRPr="00D95BDD" w:rsidRDefault="003C4E12" w:rsidP="009171FC">
                  <w:pPr>
                    <w:spacing w:before="60" w:after="60"/>
                    <w:rPr>
                      <w:rFonts w:ascii="Johnston100 Light" w:hAnsi="Johnston100 Light"/>
                      <w:color w:val="1F497D"/>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401444543" w:edGrp="everyone"/>
                  <w:r w:rsidR="0059547D" w:rsidRPr="00D95BDD">
                    <w:rPr>
                      <w:rFonts w:ascii="Johnston100 Light" w:hAnsi="Johnston100 Light" w:cs="Arial"/>
                      <w:bCs/>
                      <w:sz w:val="20"/>
                      <w:szCs w:val="20"/>
                    </w:rPr>
                    <w:t xml:space="preserve">    </w:t>
                  </w:r>
                  <w:permEnd w:id="1401444543"/>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290E5504" w14:textId="77777777" w:rsidTr="00901EC9">
              <w:tc>
                <w:tcPr>
                  <w:tcW w:w="562" w:type="dxa"/>
                </w:tcPr>
                <w:p w14:paraId="14F3C91E" w14:textId="1CB07D26"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5</w:t>
                  </w:r>
                </w:p>
              </w:tc>
              <w:tc>
                <w:tcPr>
                  <w:tcW w:w="8221" w:type="dxa"/>
                </w:tcPr>
                <w:p w14:paraId="34F846FE" w14:textId="1AE1F79E" w:rsidR="00901EC9" w:rsidRPr="00D95BDD" w:rsidRDefault="00230BDB" w:rsidP="009171FC">
                  <w:pPr>
                    <w:spacing w:before="60" w:after="60"/>
                    <w:rPr>
                      <w:rFonts w:ascii="Johnston100 Light" w:hAnsi="Johnston100 Light"/>
                      <w:sz w:val="20"/>
                      <w:szCs w:val="20"/>
                    </w:rPr>
                  </w:pPr>
                  <w:permStart w:id="2031315480" w:edGrp="everyone"/>
                  <w:r w:rsidRPr="00D95BDD">
                    <w:rPr>
                      <w:rFonts w:ascii="Johnston100 Light" w:hAnsi="Johnston100 Light" w:cs="Arial"/>
                      <w:bCs/>
                      <w:sz w:val="20"/>
                      <w:szCs w:val="20"/>
                    </w:rPr>
                    <w:t xml:space="preserve">    </w:t>
                  </w:r>
                  <w:permEnd w:id="2031315480"/>
                  <w:r w:rsidRPr="00D95BDD">
                    <w:rPr>
                      <w:rFonts w:ascii="Johnston100 Light" w:hAnsi="Johnston100 Light" w:cs="Arial"/>
                      <w:sz w:val="20"/>
                      <w:szCs w:val="20"/>
                    </w:rPr>
                    <w:t xml:space="preserve">  </w:t>
                  </w:r>
                </w:p>
              </w:tc>
              <w:tc>
                <w:tcPr>
                  <w:tcW w:w="1276" w:type="dxa"/>
                </w:tcPr>
                <w:p w14:paraId="33C85FC2" w14:textId="34C2839F" w:rsidR="00901EC9" w:rsidRPr="00D95BDD" w:rsidRDefault="003C4E12" w:rsidP="009171FC">
                  <w:pPr>
                    <w:spacing w:before="60" w:after="60"/>
                    <w:rPr>
                      <w:rFonts w:ascii="Johnston100 Light" w:hAnsi="Johnston100 Light"/>
                      <w:color w:val="1F497D"/>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383479398" w:edGrp="everyone"/>
                  <w:r w:rsidR="0059547D" w:rsidRPr="00D95BDD">
                    <w:rPr>
                      <w:rFonts w:ascii="Johnston100 Light" w:hAnsi="Johnston100 Light" w:cs="Arial"/>
                      <w:bCs/>
                      <w:sz w:val="20"/>
                      <w:szCs w:val="20"/>
                    </w:rPr>
                    <w:t xml:space="preserve">    </w:t>
                  </w:r>
                  <w:permEnd w:id="1383479398"/>
                  <w:r w:rsidR="0059547D" w:rsidRPr="00D95BDD">
                    <w:rPr>
                      <w:rFonts w:ascii="Johnston100 Light" w:hAnsi="Johnston100 Light" w:cs="Arial"/>
                      <w:sz w:val="20"/>
                      <w:szCs w:val="20"/>
                    </w:rPr>
                    <w:t xml:space="preserve">  </w:t>
                  </w:r>
                </w:p>
              </w:tc>
            </w:tr>
            <w:tr w:rsidR="00901EC9" w:rsidRPr="00D95BDD" w14:paraId="708DB902" w14:textId="77777777" w:rsidTr="00901EC9">
              <w:tc>
                <w:tcPr>
                  <w:tcW w:w="562" w:type="dxa"/>
                </w:tcPr>
                <w:p w14:paraId="05AA7DE6" w14:textId="39BDE1B0"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6</w:t>
                  </w:r>
                </w:p>
              </w:tc>
              <w:tc>
                <w:tcPr>
                  <w:tcW w:w="8221" w:type="dxa"/>
                </w:tcPr>
                <w:p w14:paraId="25E0557E" w14:textId="7D5CD0B4" w:rsidR="00901EC9" w:rsidRPr="00D95BDD" w:rsidRDefault="00230BDB" w:rsidP="009171FC">
                  <w:pPr>
                    <w:spacing w:before="60" w:after="60"/>
                    <w:rPr>
                      <w:rFonts w:ascii="Johnston100 Light" w:hAnsi="Johnston100 Light"/>
                      <w:sz w:val="20"/>
                      <w:szCs w:val="20"/>
                    </w:rPr>
                  </w:pPr>
                  <w:permStart w:id="2040403444" w:edGrp="everyone"/>
                  <w:r w:rsidRPr="00D95BDD">
                    <w:rPr>
                      <w:rFonts w:ascii="Johnston100 Light" w:hAnsi="Johnston100 Light" w:cs="Arial"/>
                      <w:bCs/>
                      <w:sz w:val="20"/>
                      <w:szCs w:val="20"/>
                    </w:rPr>
                    <w:t xml:space="preserve">    </w:t>
                  </w:r>
                  <w:permEnd w:id="2040403444"/>
                  <w:r w:rsidRPr="00D95BDD">
                    <w:rPr>
                      <w:rFonts w:ascii="Johnston100 Light" w:hAnsi="Johnston100 Light" w:cs="Arial"/>
                      <w:sz w:val="20"/>
                      <w:szCs w:val="20"/>
                    </w:rPr>
                    <w:t xml:space="preserve">  </w:t>
                  </w:r>
                </w:p>
              </w:tc>
              <w:tc>
                <w:tcPr>
                  <w:tcW w:w="1276" w:type="dxa"/>
                </w:tcPr>
                <w:p w14:paraId="2A3C90DA" w14:textId="30DF165E" w:rsidR="00901EC9" w:rsidRPr="00D95BDD" w:rsidRDefault="003C4E12" w:rsidP="009171FC">
                  <w:pPr>
                    <w:spacing w:before="60" w:after="60"/>
                    <w:rPr>
                      <w:rFonts w:ascii="Johnston100 Light" w:hAnsi="Johnston100 Light"/>
                      <w:color w:val="1F497D"/>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097476443" w:edGrp="everyone"/>
                  <w:r w:rsidR="0059547D" w:rsidRPr="00D95BDD">
                    <w:rPr>
                      <w:rFonts w:ascii="Johnston100 Light" w:hAnsi="Johnston100 Light" w:cs="Arial"/>
                      <w:bCs/>
                      <w:sz w:val="20"/>
                      <w:szCs w:val="20"/>
                    </w:rPr>
                    <w:t xml:space="preserve">    </w:t>
                  </w:r>
                  <w:permEnd w:id="1097476443"/>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084F40F2" w14:textId="77777777" w:rsidTr="00901EC9">
              <w:tc>
                <w:tcPr>
                  <w:tcW w:w="562" w:type="dxa"/>
                </w:tcPr>
                <w:p w14:paraId="5E8B66CC" w14:textId="4487F055"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7</w:t>
                  </w:r>
                </w:p>
              </w:tc>
              <w:tc>
                <w:tcPr>
                  <w:tcW w:w="8221" w:type="dxa"/>
                </w:tcPr>
                <w:p w14:paraId="07FF7C50" w14:textId="0E8F4CDB" w:rsidR="00901EC9" w:rsidRPr="00D95BDD" w:rsidRDefault="00230BDB" w:rsidP="009171FC">
                  <w:pPr>
                    <w:spacing w:before="60" w:after="60"/>
                    <w:rPr>
                      <w:rFonts w:ascii="Johnston100 Light" w:hAnsi="Johnston100 Light"/>
                      <w:sz w:val="20"/>
                      <w:szCs w:val="20"/>
                    </w:rPr>
                  </w:pPr>
                  <w:permStart w:id="958336091" w:edGrp="everyone"/>
                  <w:r w:rsidRPr="00D95BDD">
                    <w:rPr>
                      <w:rFonts w:ascii="Johnston100 Light" w:hAnsi="Johnston100 Light" w:cs="Arial"/>
                      <w:bCs/>
                      <w:sz w:val="20"/>
                      <w:szCs w:val="20"/>
                    </w:rPr>
                    <w:t xml:space="preserve">    </w:t>
                  </w:r>
                  <w:permEnd w:id="958336091"/>
                  <w:r w:rsidRPr="00D95BDD">
                    <w:rPr>
                      <w:rFonts w:ascii="Johnston100 Light" w:hAnsi="Johnston100 Light" w:cs="Arial"/>
                      <w:sz w:val="20"/>
                      <w:szCs w:val="20"/>
                    </w:rPr>
                    <w:t xml:space="preserve">  </w:t>
                  </w:r>
                </w:p>
              </w:tc>
              <w:tc>
                <w:tcPr>
                  <w:tcW w:w="1276" w:type="dxa"/>
                </w:tcPr>
                <w:p w14:paraId="6F50C2D4" w14:textId="756118C4" w:rsidR="00901EC9" w:rsidRPr="00D95BDD" w:rsidRDefault="003C4E12" w:rsidP="009171FC">
                  <w:pPr>
                    <w:spacing w:before="60" w:after="60"/>
                    <w:rPr>
                      <w:rFonts w:ascii="Johnston100 Light" w:hAnsi="Johnston100 Light"/>
                      <w:color w:val="1F497D"/>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475951285" w:edGrp="everyone"/>
                  <w:r w:rsidR="0059547D" w:rsidRPr="00D95BDD">
                    <w:rPr>
                      <w:rFonts w:ascii="Johnston100 Light" w:hAnsi="Johnston100 Light" w:cs="Arial"/>
                      <w:bCs/>
                      <w:sz w:val="20"/>
                      <w:szCs w:val="20"/>
                    </w:rPr>
                    <w:t xml:space="preserve">    </w:t>
                  </w:r>
                  <w:permEnd w:id="475951285"/>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5587491D" w14:textId="77777777" w:rsidTr="00901EC9">
              <w:tc>
                <w:tcPr>
                  <w:tcW w:w="562" w:type="dxa"/>
                </w:tcPr>
                <w:p w14:paraId="6CC7A11B" w14:textId="2E1BCD17"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8</w:t>
                  </w:r>
                </w:p>
              </w:tc>
              <w:tc>
                <w:tcPr>
                  <w:tcW w:w="8221" w:type="dxa"/>
                </w:tcPr>
                <w:p w14:paraId="5797BE40" w14:textId="4BB1BD04" w:rsidR="00901EC9" w:rsidRPr="00D95BDD" w:rsidRDefault="00230BDB" w:rsidP="009171FC">
                  <w:pPr>
                    <w:spacing w:before="60" w:after="60"/>
                    <w:rPr>
                      <w:rFonts w:ascii="Johnston100 Light" w:hAnsi="Johnston100 Light"/>
                      <w:sz w:val="20"/>
                      <w:szCs w:val="20"/>
                    </w:rPr>
                  </w:pPr>
                  <w:permStart w:id="692923011" w:edGrp="everyone"/>
                  <w:r w:rsidRPr="00D95BDD">
                    <w:rPr>
                      <w:rFonts w:ascii="Johnston100 Light" w:hAnsi="Johnston100 Light" w:cs="Arial"/>
                      <w:bCs/>
                      <w:sz w:val="20"/>
                      <w:szCs w:val="20"/>
                    </w:rPr>
                    <w:t xml:space="preserve">    </w:t>
                  </w:r>
                  <w:permEnd w:id="692923011"/>
                  <w:r w:rsidRPr="00D95BDD">
                    <w:rPr>
                      <w:rFonts w:ascii="Johnston100 Light" w:hAnsi="Johnston100 Light" w:cs="Arial"/>
                      <w:sz w:val="20"/>
                      <w:szCs w:val="20"/>
                    </w:rPr>
                    <w:t xml:space="preserve">  </w:t>
                  </w:r>
                </w:p>
              </w:tc>
              <w:tc>
                <w:tcPr>
                  <w:tcW w:w="1276" w:type="dxa"/>
                </w:tcPr>
                <w:p w14:paraId="736A713E" w14:textId="40334D48"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941242211" w:edGrp="everyone"/>
                  <w:r w:rsidR="0059547D" w:rsidRPr="00D95BDD">
                    <w:rPr>
                      <w:rFonts w:ascii="Johnston100 Light" w:hAnsi="Johnston100 Light" w:cs="Arial"/>
                      <w:bCs/>
                      <w:sz w:val="20"/>
                      <w:szCs w:val="20"/>
                    </w:rPr>
                    <w:t xml:space="preserve">    </w:t>
                  </w:r>
                  <w:permEnd w:id="1941242211"/>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5E8D2F7B" w14:textId="77777777" w:rsidTr="00901EC9">
              <w:tc>
                <w:tcPr>
                  <w:tcW w:w="562" w:type="dxa"/>
                </w:tcPr>
                <w:p w14:paraId="1862D506" w14:textId="6963712D"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9</w:t>
                  </w:r>
                </w:p>
              </w:tc>
              <w:tc>
                <w:tcPr>
                  <w:tcW w:w="8221" w:type="dxa"/>
                </w:tcPr>
                <w:p w14:paraId="22931854" w14:textId="10EB7C9B" w:rsidR="00901EC9" w:rsidRPr="00D95BDD" w:rsidRDefault="00230BDB" w:rsidP="009171FC">
                  <w:pPr>
                    <w:spacing w:before="60" w:after="60"/>
                    <w:rPr>
                      <w:rFonts w:ascii="Johnston100 Light" w:hAnsi="Johnston100 Light"/>
                      <w:sz w:val="20"/>
                      <w:szCs w:val="20"/>
                    </w:rPr>
                  </w:pPr>
                  <w:permStart w:id="545920995" w:edGrp="everyone"/>
                  <w:r w:rsidRPr="00D95BDD">
                    <w:rPr>
                      <w:rFonts w:ascii="Johnston100 Light" w:hAnsi="Johnston100 Light" w:cs="Arial"/>
                      <w:bCs/>
                      <w:sz w:val="20"/>
                      <w:szCs w:val="20"/>
                    </w:rPr>
                    <w:t xml:space="preserve">    </w:t>
                  </w:r>
                  <w:permEnd w:id="545920995"/>
                  <w:r w:rsidRPr="00D95BDD">
                    <w:rPr>
                      <w:rFonts w:ascii="Johnston100 Light" w:hAnsi="Johnston100 Light" w:cs="Arial"/>
                      <w:sz w:val="20"/>
                      <w:szCs w:val="20"/>
                    </w:rPr>
                    <w:t xml:space="preserve">  </w:t>
                  </w:r>
                </w:p>
              </w:tc>
              <w:tc>
                <w:tcPr>
                  <w:tcW w:w="1276" w:type="dxa"/>
                </w:tcPr>
                <w:p w14:paraId="00191D7F" w14:textId="78B7E283"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403661880" w:edGrp="everyone"/>
                  <w:r w:rsidR="0059547D" w:rsidRPr="00D95BDD">
                    <w:rPr>
                      <w:rFonts w:ascii="Johnston100 Light" w:hAnsi="Johnston100 Light" w:cs="Arial"/>
                      <w:bCs/>
                      <w:sz w:val="20"/>
                      <w:szCs w:val="20"/>
                    </w:rPr>
                    <w:t xml:space="preserve">    </w:t>
                  </w:r>
                  <w:permEnd w:id="1403661880"/>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4D5AF45B" w14:textId="77777777" w:rsidTr="00901EC9">
              <w:tc>
                <w:tcPr>
                  <w:tcW w:w="562" w:type="dxa"/>
                </w:tcPr>
                <w:p w14:paraId="1EA50DF1" w14:textId="5DCF242A"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10</w:t>
                  </w:r>
                </w:p>
              </w:tc>
              <w:tc>
                <w:tcPr>
                  <w:tcW w:w="8221" w:type="dxa"/>
                </w:tcPr>
                <w:p w14:paraId="3D14AA3F" w14:textId="3505C853" w:rsidR="00901EC9" w:rsidRPr="00D95BDD" w:rsidRDefault="00230BDB" w:rsidP="009171FC">
                  <w:pPr>
                    <w:spacing w:before="60" w:after="60"/>
                    <w:rPr>
                      <w:rFonts w:ascii="Johnston100 Light" w:hAnsi="Johnston100 Light"/>
                      <w:sz w:val="20"/>
                      <w:szCs w:val="20"/>
                    </w:rPr>
                  </w:pPr>
                  <w:permStart w:id="1659205525" w:edGrp="everyone"/>
                  <w:r w:rsidRPr="00D95BDD">
                    <w:rPr>
                      <w:rFonts w:ascii="Johnston100 Light" w:hAnsi="Johnston100 Light" w:cs="Arial"/>
                      <w:bCs/>
                      <w:sz w:val="20"/>
                      <w:szCs w:val="20"/>
                    </w:rPr>
                    <w:t xml:space="preserve">    </w:t>
                  </w:r>
                  <w:permEnd w:id="1659205525"/>
                  <w:r w:rsidRPr="00D95BDD">
                    <w:rPr>
                      <w:rFonts w:ascii="Johnston100 Light" w:hAnsi="Johnston100 Light" w:cs="Arial"/>
                      <w:sz w:val="20"/>
                      <w:szCs w:val="20"/>
                    </w:rPr>
                    <w:t xml:space="preserve">  </w:t>
                  </w:r>
                </w:p>
              </w:tc>
              <w:tc>
                <w:tcPr>
                  <w:tcW w:w="1276" w:type="dxa"/>
                </w:tcPr>
                <w:p w14:paraId="5CD4089A" w14:textId="4F34AE48"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094219381" w:edGrp="everyone"/>
                  <w:r w:rsidR="0059547D" w:rsidRPr="00D95BDD">
                    <w:rPr>
                      <w:rFonts w:ascii="Johnston100 Light" w:hAnsi="Johnston100 Light" w:cs="Arial"/>
                      <w:bCs/>
                      <w:sz w:val="20"/>
                      <w:szCs w:val="20"/>
                    </w:rPr>
                    <w:t xml:space="preserve">    </w:t>
                  </w:r>
                  <w:permEnd w:id="1094219381"/>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70D85685" w14:textId="77777777" w:rsidTr="00901EC9">
              <w:tc>
                <w:tcPr>
                  <w:tcW w:w="562" w:type="dxa"/>
                </w:tcPr>
                <w:p w14:paraId="5977F558" w14:textId="3A94BBED"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11</w:t>
                  </w:r>
                </w:p>
              </w:tc>
              <w:tc>
                <w:tcPr>
                  <w:tcW w:w="8221" w:type="dxa"/>
                </w:tcPr>
                <w:p w14:paraId="6A0C1DEA" w14:textId="25912595" w:rsidR="00901EC9" w:rsidRPr="00D95BDD" w:rsidRDefault="00230BDB" w:rsidP="009171FC">
                  <w:pPr>
                    <w:spacing w:before="60" w:after="60"/>
                    <w:rPr>
                      <w:rFonts w:ascii="Johnston100 Light" w:hAnsi="Johnston100 Light"/>
                      <w:sz w:val="20"/>
                      <w:szCs w:val="20"/>
                    </w:rPr>
                  </w:pPr>
                  <w:permStart w:id="1609126732" w:edGrp="everyone"/>
                  <w:r w:rsidRPr="00D95BDD">
                    <w:rPr>
                      <w:rFonts w:ascii="Johnston100 Light" w:hAnsi="Johnston100 Light" w:cs="Arial"/>
                      <w:bCs/>
                      <w:sz w:val="20"/>
                      <w:szCs w:val="20"/>
                    </w:rPr>
                    <w:t xml:space="preserve">    </w:t>
                  </w:r>
                  <w:permEnd w:id="1609126732"/>
                  <w:r w:rsidRPr="00D95BDD">
                    <w:rPr>
                      <w:rFonts w:ascii="Johnston100 Light" w:hAnsi="Johnston100 Light" w:cs="Arial"/>
                      <w:sz w:val="20"/>
                      <w:szCs w:val="20"/>
                    </w:rPr>
                    <w:t xml:space="preserve">  </w:t>
                  </w:r>
                </w:p>
              </w:tc>
              <w:tc>
                <w:tcPr>
                  <w:tcW w:w="1276" w:type="dxa"/>
                </w:tcPr>
                <w:p w14:paraId="6DE477E4" w14:textId="706D92CB"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319184462" w:edGrp="everyone"/>
                  <w:r w:rsidR="0059547D" w:rsidRPr="00D95BDD">
                    <w:rPr>
                      <w:rFonts w:ascii="Johnston100 Light" w:hAnsi="Johnston100 Light" w:cs="Arial"/>
                      <w:bCs/>
                      <w:sz w:val="20"/>
                      <w:szCs w:val="20"/>
                    </w:rPr>
                    <w:t xml:space="preserve">    </w:t>
                  </w:r>
                  <w:permEnd w:id="319184462"/>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45E673E3" w14:textId="77777777" w:rsidTr="00901EC9">
              <w:tc>
                <w:tcPr>
                  <w:tcW w:w="562" w:type="dxa"/>
                </w:tcPr>
                <w:p w14:paraId="694517BC" w14:textId="7A69703D"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12</w:t>
                  </w:r>
                </w:p>
              </w:tc>
              <w:tc>
                <w:tcPr>
                  <w:tcW w:w="8221" w:type="dxa"/>
                </w:tcPr>
                <w:p w14:paraId="1AAC80FC" w14:textId="7911C62A" w:rsidR="00901EC9" w:rsidRPr="00D95BDD" w:rsidRDefault="00230BDB" w:rsidP="009171FC">
                  <w:pPr>
                    <w:spacing w:before="60" w:after="60"/>
                    <w:rPr>
                      <w:rFonts w:ascii="Johnston100 Light" w:hAnsi="Johnston100 Light"/>
                      <w:sz w:val="20"/>
                      <w:szCs w:val="20"/>
                    </w:rPr>
                  </w:pPr>
                  <w:permStart w:id="1408724574" w:edGrp="everyone"/>
                  <w:r w:rsidRPr="00D95BDD">
                    <w:rPr>
                      <w:rFonts w:ascii="Johnston100 Light" w:hAnsi="Johnston100 Light" w:cs="Arial"/>
                      <w:bCs/>
                      <w:sz w:val="20"/>
                      <w:szCs w:val="20"/>
                    </w:rPr>
                    <w:t xml:space="preserve">    </w:t>
                  </w:r>
                  <w:permEnd w:id="1408724574"/>
                  <w:r w:rsidRPr="00D95BDD">
                    <w:rPr>
                      <w:rFonts w:ascii="Johnston100 Light" w:hAnsi="Johnston100 Light" w:cs="Arial"/>
                      <w:sz w:val="20"/>
                      <w:szCs w:val="20"/>
                    </w:rPr>
                    <w:t xml:space="preserve">  </w:t>
                  </w:r>
                </w:p>
              </w:tc>
              <w:tc>
                <w:tcPr>
                  <w:tcW w:w="1276" w:type="dxa"/>
                </w:tcPr>
                <w:p w14:paraId="66DCF66C" w14:textId="352235F5"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710753177" w:edGrp="everyone"/>
                  <w:r w:rsidR="0059547D" w:rsidRPr="00D95BDD">
                    <w:rPr>
                      <w:rFonts w:ascii="Johnston100 Light" w:hAnsi="Johnston100 Light" w:cs="Arial"/>
                      <w:bCs/>
                      <w:sz w:val="20"/>
                      <w:szCs w:val="20"/>
                    </w:rPr>
                    <w:t xml:space="preserve">    </w:t>
                  </w:r>
                  <w:permEnd w:id="1710753177"/>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679E00D0" w14:textId="77777777" w:rsidTr="00901EC9">
              <w:tc>
                <w:tcPr>
                  <w:tcW w:w="562" w:type="dxa"/>
                </w:tcPr>
                <w:p w14:paraId="0636F650" w14:textId="3CC66A43"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13</w:t>
                  </w:r>
                </w:p>
              </w:tc>
              <w:tc>
                <w:tcPr>
                  <w:tcW w:w="8221" w:type="dxa"/>
                </w:tcPr>
                <w:p w14:paraId="0594069A" w14:textId="01A672E9" w:rsidR="00901EC9" w:rsidRPr="00D95BDD" w:rsidRDefault="00230BDB" w:rsidP="009171FC">
                  <w:pPr>
                    <w:spacing w:before="60" w:after="60"/>
                    <w:rPr>
                      <w:rFonts w:ascii="Johnston100 Light" w:hAnsi="Johnston100 Light"/>
                      <w:sz w:val="20"/>
                      <w:szCs w:val="20"/>
                    </w:rPr>
                  </w:pPr>
                  <w:permStart w:id="1612330202" w:edGrp="everyone"/>
                  <w:r w:rsidRPr="00D95BDD">
                    <w:rPr>
                      <w:rFonts w:ascii="Johnston100 Light" w:hAnsi="Johnston100 Light" w:cs="Arial"/>
                      <w:bCs/>
                      <w:sz w:val="20"/>
                      <w:szCs w:val="20"/>
                    </w:rPr>
                    <w:t xml:space="preserve">    </w:t>
                  </w:r>
                  <w:permEnd w:id="1612330202"/>
                  <w:r w:rsidRPr="00D95BDD">
                    <w:rPr>
                      <w:rFonts w:ascii="Johnston100 Light" w:hAnsi="Johnston100 Light" w:cs="Arial"/>
                      <w:sz w:val="20"/>
                      <w:szCs w:val="20"/>
                    </w:rPr>
                    <w:t xml:space="preserve">  </w:t>
                  </w:r>
                </w:p>
              </w:tc>
              <w:tc>
                <w:tcPr>
                  <w:tcW w:w="1276" w:type="dxa"/>
                </w:tcPr>
                <w:p w14:paraId="1ACDE384" w14:textId="15AA4824"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435917243" w:edGrp="everyone"/>
                  <w:r w:rsidR="0059547D" w:rsidRPr="00D95BDD">
                    <w:rPr>
                      <w:rFonts w:ascii="Johnston100 Light" w:hAnsi="Johnston100 Light" w:cs="Arial"/>
                      <w:bCs/>
                      <w:sz w:val="20"/>
                      <w:szCs w:val="20"/>
                    </w:rPr>
                    <w:t xml:space="preserve">    </w:t>
                  </w:r>
                  <w:permEnd w:id="1435917243"/>
                  <w:r w:rsidR="0059547D" w:rsidRPr="00D95BDD">
                    <w:rPr>
                      <w:rFonts w:ascii="Johnston100 Light" w:hAnsi="Johnston100 Light" w:cs="Arial"/>
                      <w:sz w:val="20"/>
                      <w:szCs w:val="20"/>
                    </w:rPr>
                    <w:t xml:space="preserve">  </w:t>
                  </w:r>
                </w:p>
              </w:tc>
            </w:tr>
            <w:tr w:rsidR="00901EC9" w:rsidRPr="00D95BDD" w14:paraId="3876B3AA" w14:textId="77777777" w:rsidTr="00901EC9">
              <w:tc>
                <w:tcPr>
                  <w:tcW w:w="562" w:type="dxa"/>
                </w:tcPr>
                <w:p w14:paraId="1233035A" w14:textId="206D79B9"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14</w:t>
                  </w:r>
                </w:p>
              </w:tc>
              <w:tc>
                <w:tcPr>
                  <w:tcW w:w="8221" w:type="dxa"/>
                </w:tcPr>
                <w:p w14:paraId="4A145AE0" w14:textId="6D8A1024" w:rsidR="00901EC9" w:rsidRPr="00D95BDD" w:rsidRDefault="00230BDB" w:rsidP="009171FC">
                  <w:pPr>
                    <w:spacing w:before="60" w:after="60"/>
                    <w:rPr>
                      <w:rFonts w:ascii="Johnston100 Light" w:hAnsi="Johnston100 Light"/>
                      <w:sz w:val="20"/>
                      <w:szCs w:val="20"/>
                    </w:rPr>
                  </w:pPr>
                  <w:permStart w:id="1469270523" w:edGrp="everyone"/>
                  <w:r w:rsidRPr="00D95BDD">
                    <w:rPr>
                      <w:rFonts w:ascii="Johnston100 Light" w:hAnsi="Johnston100 Light" w:cs="Arial"/>
                      <w:bCs/>
                      <w:sz w:val="20"/>
                      <w:szCs w:val="20"/>
                    </w:rPr>
                    <w:t xml:space="preserve">    </w:t>
                  </w:r>
                  <w:permEnd w:id="1469270523"/>
                  <w:r w:rsidRPr="00D95BDD">
                    <w:rPr>
                      <w:rFonts w:ascii="Johnston100 Light" w:hAnsi="Johnston100 Light" w:cs="Arial"/>
                      <w:sz w:val="20"/>
                      <w:szCs w:val="20"/>
                    </w:rPr>
                    <w:t xml:space="preserve">  </w:t>
                  </w:r>
                </w:p>
              </w:tc>
              <w:tc>
                <w:tcPr>
                  <w:tcW w:w="1276" w:type="dxa"/>
                </w:tcPr>
                <w:p w14:paraId="09EF32A6" w14:textId="5D5FCAB9"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381424107" w:edGrp="everyone"/>
                  <w:r w:rsidR="0059547D" w:rsidRPr="00D95BDD">
                    <w:rPr>
                      <w:rFonts w:ascii="Johnston100 Light" w:hAnsi="Johnston100 Light" w:cs="Arial"/>
                      <w:bCs/>
                      <w:sz w:val="20"/>
                      <w:szCs w:val="20"/>
                    </w:rPr>
                    <w:t xml:space="preserve">    </w:t>
                  </w:r>
                  <w:permEnd w:id="381424107"/>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03E6BAB8" w14:textId="77777777" w:rsidTr="00901EC9">
              <w:tc>
                <w:tcPr>
                  <w:tcW w:w="562" w:type="dxa"/>
                </w:tcPr>
                <w:p w14:paraId="13FA3608" w14:textId="1E7ABBD7"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15</w:t>
                  </w:r>
                </w:p>
              </w:tc>
              <w:tc>
                <w:tcPr>
                  <w:tcW w:w="8221" w:type="dxa"/>
                </w:tcPr>
                <w:p w14:paraId="00F78942" w14:textId="6A8FD787" w:rsidR="00901EC9" w:rsidRPr="00D95BDD" w:rsidRDefault="00230BDB" w:rsidP="009171FC">
                  <w:pPr>
                    <w:spacing w:before="60" w:after="60"/>
                    <w:rPr>
                      <w:rFonts w:ascii="Johnston100 Light" w:hAnsi="Johnston100 Light"/>
                      <w:sz w:val="20"/>
                      <w:szCs w:val="20"/>
                    </w:rPr>
                  </w:pPr>
                  <w:permStart w:id="344066011" w:edGrp="everyone"/>
                  <w:r w:rsidRPr="00D95BDD">
                    <w:rPr>
                      <w:rFonts w:ascii="Johnston100 Light" w:hAnsi="Johnston100 Light" w:cs="Arial"/>
                      <w:bCs/>
                      <w:sz w:val="20"/>
                      <w:szCs w:val="20"/>
                    </w:rPr>
                    <w:t xml:space="preserve">    </w:t>
                  </w:r>
                  <w:permEnd w:id="344066011"/>
                  <w:r w:rsidRPr="00D95BDD">
                    <w:rPr>
                      <w:rFonts w:ascii="Johnston100 Light" w:hAnsi="Johnston100 Light" w:cs="Arial"/>
                      <w:sz w:val="20"/>
                      <w:szCs w:val="20"/>
                    </w:rPr>
                    <w:t xml:space="preserve">  </w:t>
                  </w:r>
                </w:p>
              </w:tc>
              <w:tc>
                <w:tcPr>
                  <w:tcW w:w="1276" w:type="dxa"/>
                </w:tcPr>
                <w:p w14:paraId="33594CDE" w14:textId="3ABD2270"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436879000" w:edGrp="everyone"/>
                  <w:r w:rsidR="0059547D" w:rsidRPr="00D95BDD">
                    <w:rPr>
                      <w:rFonts w:ascii="Johnston100 Light" w:hAnsi="Johnston100 Light" w:cs="Arial"/>
                      <w:bCs/>
                      <w:sz w:val="20"/>
                      <w:szCs w:val="20"/>
                    </w:rPr>
                    <w:t xml:space="preserve">    </w:t>
                  </w:r>
                  <w:permEnd w:id="436879000"/>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145D6B08" w14:textId="77777777" w:rsidTr="00901EC9">
              <w:tc>
                <w:tcPr>
                  <w:tcW w:w="562" w:type="dxa"/>
                </w:tcPr>
                <w:p w14:paraId="1CBB04F5" w14:textId="48A71DA7"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16</w:t>
                  </w:r>
                </w:p>
              </w:tc>
              <w:tc>
                <w:tcPr>
                  <w:tcW w:w="8221" w:type="dxa"/>
                </w:tcPr>
                <w:p w14:paraId="4DB9DF74" w14:textId="5516BBD8" w:rsidR="00901EC9" w:rsidRPr="00D95BDD" w:rsidRDefault="00230BDB" w:rsidP="009171FC">
                  <w:pPr>
                    <w:spacing w:before="60" w:after="60"/>
                    <w:rPr>
                      <w:rFonts w:ascii="Johnston100 Light" w:hAnsi="Johnston100 Light"/>
                      <w:sz w:val="20"/>
                      <w:szCs w:val="20"/>
                    </w:rPr>
                  </w:pPr>
                  <w:permStart w:id="2020681156" w:edGrp="everyone"/>
                  <w:r w:rsidRPr="00D95BDD">
                    <w:rPr>
                      <w:rFonts w:ascii="Johnston100 Light" w:hAnsi="Johnston100 Light" w:cs="Arial"/>
                      <w:bCs/>
                      <w:sz w:val="20"/>
                      <w:szCs w:val="20"/>
                    </w:rPr>
                    <w:t xml:space="preserve">    </w:t>
                  </w:r>
                  <w:permEnd w:id="2020681156"/>
                  <w:r w:rsidRPr="00D95BDD">
                    <w:rPr>
                      <w:rFonts w:ascii="Johnston100 Light" w:hAnsi="Johnston100 Light" w:cs="Arial"/>
                      <w:sz w:val="20"/>
                      <w:szCs w:val="20"/>
                    </w:rPr>
                    <w:t xml:space="preserve">  </w:t>
                  </w:r>
                </w:p>
              </w:tc>
              <w:tc>
                <w:tcPr>
                  <w:tcW w:w="1276" w:type="dxa"/>
                </w:tcPr>
                <w:p w14:paraId="6EBE44AC" w14:textId="20439A3E"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696613596" w:edGrp="everyone"/>
                  <w:r w:rsidR="0059547D" w:rsidRPr="00D95BDD">
                    <w:rPr>
                      <w:rFonts w:ascii="Johnston100 Light" w:hAnsi="Johnston100 Light" w:cs="Arial"/>
                      <w:bCs/>
                      <w:sz w:val="20"/>
                      <w:szCs w:val="20"/>
                    </w:rPr>
                    <w:t xml:space="preserve">    </w:t>
                  </w:r>
                  <w:permEnd w:id="696613596"/>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901EC9" w:rsidRPr="00D95BDD" w14:paraId="047398DA" w14:textId="77777777" w:rsidTr="00901EC9">
              <w:tc>
                <w:tcPr>
                  <w:tcW w:w="562" w:type="dxa"/>
                </w:tcPr>
                <w:p w14:paraId="2EEEA8F7" w14:textId="7550AD7D" w:rsidR="00901EC9" w:rsidRPr="00D95BDD" w:rsidRDefault="00901EC9"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17</w:t>
                  </w:r>
                </w:p>
              </w:tc>
              <w:tc>
                <w:tcPr>
                  <w:tcW w:w="8221" w:type="dxa"/>
                </w:tcPr>
                <w:p w14:paraId="14D4E13A" w14:textId="665839C3" w:rsidR="00901EC9" w:rsidRPr="00D95BDD" w:rsidRDefault="00230BDB" w:rsidP="009171FC">
                  <w:pPr>
                    <w:spacing w:before="60" w:after="60"/>
                    <w:rPr>
                      <w:rFonts w:ascii="Johnston100 Light" w:hAnsi="Johnston100 Light"/>
                      <w:sz w:val="20"/>
                      <w:szCs w:val="20"/>
                    </w:rPr>
                  </w:pPr>
                  <w:permStart w:id="462769364" w:edGrp="everyone"/>
                  <w:r w:rsidRPr="00D95BDD">
                    <w:rPr>
                      <w:rFonts w:ascii="Johnston100 Light" w:hAnsi="Johnston100 Light" w:cs="Arial"/>
                      <w:bCs/>
                      <w:sz w:val="20"/>
                      <w:szCs w:val="20"/>
                    </w:rPr>
                    <w:t xml:space="preserve">    </w:t>
                  </w:r>
                  <w:permEnd w:id="462769364"/>
                  <w:r w:rsidRPr="00D95BDD">
                    <w:rPr>
                      <w:rFonts w:ascii="Johnston100 Light" w:hAnsi="Johnston100 Light" w:cs="Arial"/>
                      <w:sz w:val="20"/>
                      <w:szCs w:val="20"/>
                    </w:rPr>
                    <w:t xml:space="preserve">  </w:t>
                  </w:r>
                </w:p>
              </w:tc>
              <w:tc>
                <w:tcPr>
                  <w:tcW w:w="1276" w:type="dxa"/>
                </w:tcPr>
                <w:p w14:paraId="45D12B36" w14:textId="128319C7"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472616809" w:edGrp="everyone"/>
                  <w:r w:rsidR="0059547D" w:rsidRPr="00D95BDD">
                    <w:rPr>
                      <w:rFonts w:ascii="Johnston100 Light" w:hAnsi="Johnston100 Light" w:cs="Arial"/>
                      <w:bCs/>
                      <w:sz w:val="20"/>
                      <w:szCs w:val="20"/>
                    </w:rPr>
                    <w:t xml:space="preserve">    </w:t>
                  </w:r>
                  <w:permEnd w:id="1472616809"/>
                  <w:r w:rsidR="0059547D" w:rsidRPr="00D95BDD">
                    <w:rPr>
                      <w:rFonts w:ascii="Johnston100 Light" w:hAnsi="Johnston100 Light" w:cs="Arial"/>
                      <w:sz w:val="20"/>
                      <w:szCs w:val="20"/>
                    </w:rPr>
                    <w:t xml:space="preserve">  </w:t>
                  </w:r>
                </w:p>
              </w:tc>
            </w:tr>
            <w:tr w:rsidR="00901EC9" w:rsidRPr="00D95BDD" w14:paraId="308834F1" w14:textId="77777777" w:rsidTr="00901EC9">
              <w:tc>
                <w:tcPr>
                  <w:tcW w:w="562" w:type="dxa"/>
                </w:tcPr>
                <w:p w14:paraId="225844F9" w14:textId="0EFAA940" w:rsidR="00901EC9" w:rsidRPr="00D95BDD" w:rsidRDefault="00E4737A"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18</w:t>
                  </w:r>
                </w:p>
              </w:tc>
              <w:tc>
                <w:tcPr>
                  <w:tcW w:w="8221" w:type="dxa"/>
                </w:tcPr>
                <w:p w14:paraId="2F5AC978" w14:textId="64172F45" w:rsidR="00901EC9" w:rsidRPr="00D95BDD" w:rsidRDefault="00230BDB" w:rsidP="009171FC">
                  <w:pPr>
                    <w:spacing w:before="60" w:after="60"/>
                    <w:rPr>
                      <w:rFonts w:ascii="Johnston100 Light" w:hAnsi="Johnston100 Light"/>
                      <w:sz w:val="20"/>
                      <w:szCs w:val="20"/>
                    </w:rPr>
                  </w:pPr>
                  <w:permStart w:id="490750366" w:edGrp="everyone"/>
                  <w:r w:rsidRPr="00D95BDD">
                    <w:rPr>
                      <w:rFonts w:ascii="Johnston100 Light" w:hAnsi="Johnston100 Light" w:cs="Arial"/>
                      <w:bCs/>
                      <w:sz w:val="20"/>
                      <w:szCs w:val="20"/>
                    </w:rPr>
                    <w:t xml:space="preserve">    </w:t>
                  </w:r>
                  <w:permEnd w:id="490750366"/>
                  <w:r w:rsidRPr="00D95BDD">
                    <w:rPr>
                      <w:rFonts w:ascii="Johnston100 Light" w:hAnsi="Johnston100 Light" w:cs="Arial"/>
                      <w:sz w:val="20"/>
                      <w:szCs w:val="20"/>
                    </w:rPr>
                    <w:t xml:space="preserve">  </w:t>
                  </w:r>
                </w:p>
              </w:tc>
              <w:tc>
                <w:tcPr>
                  <w:tcW w:w="1276" w:type="dxa"/>
                </w:tcPr>
                <w:p w14:paraId="48EFBF3C" w14:textId="1706C91A" w:rsidR="00901EC9"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403995489" w:edGrp="everyone"/>
                  <w:r w:rsidR="0059547D" w:rsidRPr="00D95BDD">
                    <w:rPr>
                      <w:rFonts w:ascii="Johnston100 Light" w:hAnsi="Johnston100 Light" w:cs="Arial"/>
                      <w:bCs/>
                      <w:sz w:val="20"/>
                      <w:szCs w:val="20"/>
                    </w:rPr>
                    <w:t xml:space="preserve">    </w:t>
                  </w:r>
                  <w:permEnd w:id="1403995489"/>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E4737A" w:rsidRPr="00D95BDD" w14:paraId="2F9A9458" w14:textId="77777777" w:rsidTr="00901EC9">
              <w:tc>
                <w:tcPr>
                  <w:tcW w:w="562" w:type="dxa"/>
                </w:tcPr>
                <w:p w14:paraId="0A98EE17" w14:textId="3D68468F" w:rsidR="00E4737A" w:rsidRPr="00D95BDD" w:rsidRDefault="00E4737A"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19</w:t>
                  </w:r>
                </w:p>
              </w:tc>
              <w:tc>
                <w:tcPr>
                  <w:tcW w:w="8221" w:type="dxa"/>
                </w:tcPr>
                <w:p w14:paraId="27F29790" w14:textId="43E5F94F" w:rsidR="00E4737A" w:rsidRPr="00D95BDD" w:rsidRDefault="00230BDB" w:rsidP="009171FC">
                  <w:pPr>
                    <w:spacing w:before="60" w:after="60"/>
                    <w:rPr>
                      <w:rFonts w:ascii="Johnston100 Light" w:hAnsi="Johnston100 Light"/>
                      <w:sz w:val="20"/>
                      <w:szCs w:val="20"/>
                    </w:rPr>
                  </w:pPr>
                  <w:permStart w:id="647899896" w:edGrp="everyone"/>
                  <w:r w:rsidRPr="00D95BDD">
                    <w:rPr>
                      <w:rFonts w:ascii="Johnston100 Light" w:hAnsi="Johnston100 Light" w:cs="Arial"/>
                      <w:bCs/>
                      <w:sz w:val="20"/>
                      <w:szCs w:val="20"/>
                    </w:rPr>
                    <w:t xml:space="preserve">    </w:t>
                  </w:r>
                  <w:permEnd w:id="647899896"/>
                  <w:r w:rsidRPr="00D95BDD">
                    <w:rPr>
                      <w:rFonts w:ascii="Johnston100 Light" w:hAnsi="Johnston100 Light" w:cs="Arial"/>
                      <w:sz w:val="20"/>
                      <w:szCs w:val="20"/>
                    </w:rPr>
                    <w:t xml:space="preserve">  </w:t>
                  </w:r>
                </w:p>
              </w:tc>
              <w:tc>
                <w:tcPr>
                  <w:tcW w:w="1276" w:type="dxa"/>
                </w:tcPr>
                <w:p w14:paraId="20AD336D" w14:textId="7D264770" w:rsidR="00E4737A"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350989016" w:edGrp="everyone"/>
                  <w:r w:rsidR="0059547D" w:rsidRPr="00D95BDD">
                    <w:rPr>
                      <w:rFonts w:ascii="Johnston100 Light" w:hAnsi="Johnston100 Light" w:cs="Arial"/>
                      <w:bCs/>
                      <w:sz w:val="20"/>
                      <w:szCs w:val="20"/>
                    </w:rPr>
                    <w:t xml:space="preserve">    </w:t>
                  </w:r>
                  <w:permEnd w:id="1350989016"/>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r w:rsidR="00E4737A" w:rsidRPr="00D95BDD" w14:paraId="2B6FCD42" w14:textId="77777777" w:rsidTr="00901EC9">
              <w:tc>
                <w:tcPr>
                  <w:tcW w:w="562" w:type="dxa"/>
                </w:tcPr>
                <w:p w14:paraId="4C7852FB" w14:textId="65737D16" w:rsidR="00E4737A" w:rsidRPr="00D95BDD" w:rsidRDefault="00E4737A" w:rsidP="009171FC">
                  <w:pPr>
                    <w:spacing w:before="60" w:after="60"/>
                    <w:rPr>
                      <w:rFonts w:ascii="Johnston100 Light" w:hAnsi="Johnston100 Light"/>
                      <w:color w:val="1F497D"/>
                      <w:sz w:val="20"/>
                      <w:szCs w:val="20"/>
                    </w:rPr>
                  </w:pPr>
                  <w:r w:rsidRPr="00D95BDD">
                    <w:rPr>
                      <w:rFonts w:ascii="Johnston100 Light" w:hAnsi="Johnston100 Light"/>
                      <w:color w:val="1F497D"/>
                      <w:sz w:val="20"/>
                      <w:szCs w:val="20"/>
                    </w:rPr>
                    <w:t>20</w:t>
                  </w:r>
                </w:p>
              </w:tc>
              <w:tc>
                <w:tcPr>
                  <w:tcW w:w="8221" w:type="dxa"/>
                </w:tcPr>
                <w:p w14:paraId="3F143C74" w14:textId="2CE7D785" w:rsidR="00E4737A" w:rsidRPr="00D95BDD" w:rsidRDefault="00230BDB" w:rsidP="009171FC">
                  <w:pPr>
                    <w:spacing w:before="60" w:after="60"/>
                    <w:rPr>
                      <w:rFonts w:ascii="Johnston100 Light" w:hAnsi="Johnston100 Light"/>
                      <w:sz w:val="20"/>
                      <w:szCs w:val="20"/>
                    </w:rPr>
                  </w:pPr>
                  <w:permStart w:id="1335785975" w:edGrp="everyone"/>
                  <w:r w:rsidRPr="00D95BDD">
                    <w:rPr>
                      <w:rFonts w:ascii="Johnston100 Light" w:hAnsi="Johnston100 Light" w:cs="Arial"/>
                      <w:bCs/>
                      <w:sz w:val="20"/>
                      <w:szCs w:val="20"/>
                    </w:rPr>
                    <w:t xml:space="preserve">    </w:t>
                  </w:r>
                  <w:permEnd w:id="1335785975"/>
                  <w:r w:rsidRPr="00D95BDD">
                    <w:rPr>
                      <w:rFonts w:ascii="Johnston100 Light" w:hAnsi="Johnston100 Light" w:cs="Arial"/>
                      <w:sz w:val="20"/>
                      <w:szCs w:val="20"/>
                    </w:rPr>
                    <w:t xml:space="preserve">  </w:t>
                  </w:r>
                </w:p>
              </w:tc>
              <w:tc>
                <w:tcPr>
                  <w:tcW w:w="1276" w:type="dxa"/>
                </w:tcPr>
                <w:p w14:paraId="065FFCBF" w14:textId="6F4700A7" w:rsidR="00E4737A" w:rsidRPr="00D95BDD" w:rsidRDefault="003C4E12" w:rsidP="009171FC">
                  <w:pPr>
                    <w:spacing w:before="60" w:after="60"/>
                    <w:rPr>
                      <w:rFonts w:ascii="Johnston100 Light" w:hAnsi="Johnston100 Light"/>
                      <w:sz w:val="20"/>
                      <w:szCs w:val="20"/>
                    </w:rPr>
                  </w:pPr>
                  <w:hyperlink w:anchor="date" w:tooltip="dd/MM/yyyy" w:history="1">
                    <w:r w:rsidR="0059547D" w:rsidRPr="00D95BDD">
                      <w:rPr>
                        <w:rStyle w:val="Hyperlink"/>
                        <w:rFonts w:ascii="Johnston100 Light" w:hAnsi="Johnston100 Light"/>
                        <w:color w:val="FF0000"/>
                        <w:sz w:val="20"/>
                        <w:szCs w:val="20"/>
                        <w:u w:val="none"/>
                      </w:rPr>
                      <w:t>*</w:t>
                    </w:r>
                  </w:hyperlink>
                  <w:permStart w:id="1012096604" w:edGrp="everyone"/>
                  <w:r w:rsidR="0059547D" w:rsidRPr="00D95BDD">
                    <w:rPr>
                      <w:rFonts w:ascii="Johnston100 Light" w:hAnsi="Johnston100 Light" w:cs="Arial"/>
                      <w:bCs/>
                      <w:sz w:val="20"/>
                      <w:szCs w:val="20"/>
                    </w:rPr>
                    <w:t xml:space="preserve">    </w:t>
                  </w:r>
                  <w:permEnd w:id="1012096604"/>
                  <w:r w:rsidR="0059547D"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
              </w:tc>
            </w:tr>
          </w:tbl>
          <w:p w14:paraId="1DC5AAD2" w14:textId="1821159D" w:rsidR="00410B09" w:rsidRPr="00D95BDD" w:rsidRDefault="00410B09" w:rsidP="00D1658B">
            <w:pPr>
              <w:spacing w:before="60" w:after="60"/>
              <w:rPr>
                <w:rFonts w:ascii="Johnston100 Light" w:hAnsi="Johnston100 Light" w:cs="Arial"/>
                <w:sz w:val="20"/>
                <w:szCs w:val="20"/>
              </w:rPr>
            </w:pPr>
          </w:p>
        </w:tc>
      </w:tr>
      <w:tr w:rsidR="00F13BF4" w:rsidRPr="009861D2" w14:paraId="4E37895E" w14:textId="77777777" w:rsidTr="005139FF">
        <w:trPr>
          <w:trHeight w:val="397"/>
        </w:trPr>
        <w:tc>
          <w:tcPr>
            <w:tcW w:w="5778" w:type="dxa"/>
            <w:gridSpan w:val="6"/>
            <w:shd w:val="clear" w:color="auto" w:fill="92CDDC" w:themeFill="accent5" w:themeFillTint="99"/>
            <w:vAlign w:val="center"/>
          </w:tcPr>
          <w:p w14:paraId="2EADD9F8" w14:textId="11BDA255"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b/>
                <w:sz w:val="20"/>
                <w:szCs w:val="20"/>
              </w:rPr>
              <w:lastRenderedPageBreak/>
              <w:t>Estimated Duration to Deliver Proposal:</w:t>
            </w:r>
            <w:r w:rsidRPr="00D95BDD">
              <w:rPr>
                <w:rFonts w:ascii="Johnston100 Light" w:hAnsi="Johnston100 Light" w:cs="Arial"/>
                <w:sz w:val="20"/>
                <w:szCs w:val="20"/>
              </w:rPr>
              <w:t xml:space="preserve"> </w:t>
            </w:r>
            <w:permStart w:id="1193230735" w:edGrp="everyone"/>
            <w:r w:rsidR="00230BDB" w:rsidRPr="00D95BDD">
              <w:rPr>
                <w:rFonts w:ascii="Johnston100 Light" w:hAnsi="Johnston100 Light" w:cs="Arial"/>
                <w:bCs/>
                <w:sz w:val="20"/>
                <w:szCs w:val="20"/>
              </w:rPr>
              <w:t xml:space="preserve">    </w:t>
            </w:r>
            <w:permEnd w:id="1193230735"/>
            <w:r w:rsidR="00230BDB" w:rsidRPr="00D95BDD">
              <w:rPr>
                <w:rFonts w:ascii="Johnston100 Light" w:hAnsi="Johnston100 Light" w:cs="Arial"/>
                <w:sz w:val="20"/>
                <w:szCs w:val="20"/>
              </w:rPr>
              <w:t xml:space="preserve"> </w:t>
            </w:r>
            <w:r w:rsidR="00E240E0" w:rsidRPr="00D95BDD">
              <w:rPr>
                <w:rFonts w:ascii="Johnston100 Light" w:hAnsi="Johnston100 Light" w:cs="Arial"/>
                <w:sz w:val="20"/>
                <w:szCs w:val="20"/>
              </w:rPr>
              <w:t xml:space="preserve"> </w:t>
            </w:r>
            <w:r w:rsidR="004B6423" w:rsidRPr="00D95BDD">
              <w:rPr>
                <w:rFonts w:ascii="Johnston100 Light" w:hAnsi="Johnston100 Light" w:cs="Arial"/>
                <w:sz w:val="20"/>
                <w:szCs w:val="20"/>
              </w:rPr>
              <w:t>months</w:t>
            </w:r>
          </w:p>
        </w:tc>
        <w:tc>
          <w:tcPr>
            <w:tcW w:w="4684" w:type="dxa"/>
            <w:gridSpan w:val="5"/>
            <w:shd w:val="clear" w:color="auto" w:fill="92CDDC" w:themeFill="accent5" w:themeFillTint="99"/>
            <w:vAlign w:val="center"/>
          </w:tcPr>
          <w:p w14:paraId="5E8FD051" w14:textId="1901B592"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b/>
                <w:sz w:val="20"/>
                <w:szCs w:val="20"/>
              </w:rPr>
              <w:t>Estimated Project Start Date:</w:t>
            </w:r>
            <w:r w:rsidRPr="00D95BDD">
              <w:rPr>
                <w:rFonts w:ascii="Johnston100 Light" w:hAnsi="Johnston100 Light" w:cs="Arial"/>
                <w:b/>
                <w:color w:val="FF0000"/>
                <w:sz w:val="20"/>
                <w:szCs w:val="20"/>
              </w:rPr>
              <w:t xml:space="preserve"> </w:t>
            </w:r>
            <w:hyperlink w:anchor="date" w:tooltip="dd/MM/yyyy" w:history="1">
              <w:r w:rsidR="0059547D" w:rsidRPr="00D95BDD">
                <w:rPr>
                  <w:rStyle w:val="Hyperlink"/>
                  <w:rFonts w:ascii="Johnston100 Light" w:hAnsi="Johnston100 Light"/>
                  <w:color w:val="FF0000"/>
                  <w:sz w:val="20"/>
                  <w:szCs w:val="20"/>
                  <w:u w:val="none"/>
                </w:rPr>
                <w:t>*</w:t>
              </w:r>
            </w:hyperlink>
            <w:permStart w:id="78931837" w:edGrp="everyone"/>
            <w:r w:rsidR="0059547D" w:rsidRPr="00D95BDD">
              <w:rPr>
                <w:rFonts w:ascii="Johnston100 Light" w:hAnsi="Johnston100 Light" w:cs="Arial"/>
                <w:bCs/>
                <w:sz w:val="20"/>
                <w:szCs w:val="20"/>
              </w:rPr>
              <w:t xml:space="preserve">    </w:t>
            </w:r>
            <w:permEnd w:id="78931837"/>
            <w:r w:rsidR="0059547D" w:rsidRPr="00D95BDD">
              <w:rPr>
                <w:rFonts w:ascii="Johnston100 Light" w:hAnsi="Johnston100 Light" w:cs="Arial"/>
                <w:sz w:val="20"/>
                <w:szCs w:val="20"/>
              </w:rPr>
              <w:t xml:space="preserve">  </w:t>
            </w:r>
          </w:p>
        </w:tc>
      </w:tr>
      <w:tr w:rsidR="00F13BF4" w:rsidRPr="004E1D2A" w14:paraId="162C28F4" w14:textId="77777777" w:rsidTr="005139FF">
        <w:trPr>
          <w:trHeight w:val="430"/>
        </w:trPr>
        <w:tc>
          <w:tcPr>
            <w:tcW w:w="10462" w:type="dxa"/>
            <w:gridSpan w:val="11"/>
            <w:shd w:val="clear" w:color="auto" w:fill="002060"/>
            <w:vAlign w:val="center"/>
          </w:tcPr>
          <w:p w14:paraId="439DC21A" w14:textId="77777777" w:rsidR="00F13BF4" w:rsidRPr="00D95BDD" w:rsidRDefault="00F13BF4" w:rsidP="0029760E">
            <w:pPr>
              <w:pStyle w:val="Heading2"/>
              <w:keepNext w:val="0"/>
              <w:numPr>
                <w:ilvl w:val="0"/>
                <w:numId w:val="27"/>
              </w:numPr>
              <w:spacing w:before="0"/>
              <w:rPr>
                <w:rFonts w:ascii="Johnston100 Light" w:hAnsi="Johnston100 Light"/>
                <w:i/>
                <w:sz w:val="20"/>
                <w:szCs w:val="20"/>
                <w:lang w:eastAsia="en-GB"/>
              </w:rPr>
            </w:pPr>
            <w:r w:rsidRPr="00D95BDD">
              <w:rPr>
                <w:rFonts w:ascii="Johnston100 Light" w:hAnsi="Johnston100 Light"/>
                <w:color w:val="FFFFFF"/>
                <w:sz w:val="20"/>
                <w:szCs w:val="20"/>
              </w:rPr>
              <w:t>Finance</w:t>
            </w:r>
          </w:p>
        </w:tc>
      </w:tr>
      <w:tr w:rsidR="00F13BF4" w:rsidRPr="009861D2" w14:paraId="25FA15D3" w14:textId="77777777" w:rsidTr="005139FF">
        <w:trPr>
          <w:trHeight w:val="454"/>
        </w:trPr>
        <w:tc>
          <w:tcPr>
            <w:tcW w:w="10462" w:type="dxa"/>
            <w:gridSpan w:val="11"/>
            <w:shd w:val="clear" w:color="auto" w:fill="215868" w:themeFill="accent5" w:themeFillShade="80"/>
            <w:vAlign w:val="center"/>
          </w:tcPr>
          <w:p w14:paraId="372BD363" w14:textId="3A10B954" w:rsidR="00F13BF4" w:rsidRPr="00D95BDD" w:rsidRDefault="00F13BF4" w:rsidP="0029760E">
            <w:pPr>
              <w:spacing w:before="60" w:after="60"/>
              <w:rPr>
                <w:rFonts w:ascii="Johnston100 Light" w:hAnsi="Johnston100 Light" w:cs="Arial"/>
                <w:color w:val="FFFFFF" w:themeColor="background1"/>
                <w:sz w:val="20"/>
                <w:szCs w:val="20"/>
              </w:rPr>
            </w:pPr>
            <w:r w:rsidRPr="00D95BDD">
              <w:rPr>
                <w:rFonts w:ascii="Johnston100 Light" w:hAnsi="Johnston100 Light" w:cs="Arial"/>
                <w:b/>
                <w:color w:val="FFFFFF" w:themeColor="background1"/>
                <w:sz w:val="20"/>
                <w:szCs w:val="20"/>
              </w:rPr>
              <w:t xml:space="preserve">Proportion of Project to be Funded:   a) </w:t>
            </w:r>
            <w:r w:rsidRPr="00D95BDD">
              <w:rPr>
                <w:rFonts w:ascii="Johnston100 Light" w:hAnsi="Johnston100 Light" w:cs="Arial"/>
                <w:color w:val="FFFFFF" w:themeColor="background1"/>
                <w:sz w:val="20"/>
                <w:szCs w:val="20"/>
              </w:rPr>
              <w:t xml:space="preserve">Full project cost  </w:t>
            </w:r>
            <w:r w:rsidRPr="00D95BDD">
              <w:rPr>
                <w:rFonts w:ascii="Johnston100 Light" w:hAnsi="Johnston100 Light" w:cs="Arial"/>
                <w:b/>
                <w:color w:val="FFFFFF" w:themeColor="background1"/>
                <w:sz w:val="20"/>
                <w:szCs w:val="20"/>
              </w:rPr>
              <w:t xml:space="preserve"> </w:t>
            </w:r>
            <w:hyperlink w:anchor="Selection" w:tooltip="Select an option by placing an 'x'" w:history="1">
              <w:r w:rsidR="00230BDB" w:rsidRPr="00D95BDD">
                <w:rPr>
                  <w:rStyle w:val="Hyperlink"/>
                  <w:rFonts w:ascii="Johnston100 Light" w:hAnsi="Johnston100 Light" w:cs="Arial"/>
                  <w:color w:val="FF0000"/>
                  <w:sz w:val="20"/>
                  <w:szCs w:val="20"/>
                  <w:u w:val="none"/>
                </w:rPr>
                <w:t>*</w:t>
              </w:r>
            </w:hyperlink>
            <w:r w:rsidR="00230BDB" w:rsidRPr="00D95BDD">
              <w:rPr>
                <w:rFonts w:ascii="Johnston100 Light" w:hAnsi="Johnston100 Light" w:cs="Arial"/>
                <w:color w:val="FFFFFF" w:themeColor="background1"/>
                <w:sz w:val="20"/>
                <w:szCs w:val="20"/>
              </w:rPr>
              <w:t xml:space="preserve"> </w:t>
            </w:r>
            <w:r w:rsidR="00230BDB" w:rsidRPr="00D95BDD">
              <w:rPr>
                <w:rFonts w:ascii="Johnston100 Light" w:hAnsi="Johnston100 Light" w:cs="Arial"/>
                <w:b/>
                <w:color w:val="FFFFFF" w:themeColor="background1"/>
                <w:sz w:val="20"/>
                <w:szCs w:val="20"/>
              </w:rPr>
              <w:t xml:space="preserve"> </w:t>
            </w:r>
            <w:permStart w:id="617495933" w:edGrp="everyone"/>
            <w:r w:rsidR="00230BDB" w:rsidRPr="00D95BDD">
              <w:rPr>
                <w:rFonts w:ascii="Johnston100 Light" w:hAnsi="Johnston100 Light" w:cs="Arial"/>
                <w:bCs/>
                <w:sz w:val="20"/>
                <w:szCs w:val="20"/>
              </w:rPr>
              <w:t xml:space="preserve">    </w:t>
            </w:r>
            <w:permEnd w:id="617495933"/>
            <w:r w:rsidRPr="00D95BDD">
              <w:rPr>
                <w:rFonts w:ascii="Johnston100 Light" w:hAnsi="Johnston100 Light" w:cs="Arial"/>
                <w:color w:val="FFFFFF" w:themeColor="background1"/>
                <w:sz w:val="20"/>
                <w:szCs w:val="20"/>
              </w:rPr>
              <w:t xml:space="preserve">        b) Partial project cost  </w:t>
            </w:r>
            <w:r w:rsidRPr="00D95BDD">
              <w:rPr>
                <w:rFonts w:ascii="Johnston100 Light" w:hAnsi="Johnston100 Light" w:cs="Arial"/>
                <w:b/>
                <w:color w:val="FFFFFF" w:themeColor="background1"/>
                <w:sz w:val="20"/>
                <w:szCs w:val="20"/>
              </w:rPr>
              <w:t xml:space="preserve"> </w:t>
            </w:r>
            <w:r w:rsidR="00230BDB" w:rsidRPr="00D95BDD">
              <w:rPr>
                <w:rFonts w:ascii="Johnston100 Light" w:hAnsi="Johnston100 Light" w:cs="Arial"/>
                <w:b/>
                <w:color w:val="FFFFFF" w:themeColor="background1"/>
                <w:sz w:val="20"/>
                <w:szCs w:val="20"/>
              </w:rPr>
              <w:t xml:space="preserve"> </w:t>
            </w:r>
            <w:permStart w:id="895577526" w:edGrp="everyone"/>
            <w:r w:rsidR="00230BDB" w:rsidRPr="00D95BDD">
              <w:rPr>
                <w:rFonts w:ascii="Johnston100 Light" w:hAnsi="Johnston100 Light" w:cs="Arial"/>
                <w:bCs/>
                <w:sz w:val="20"/>
                <w:szCs w:val="20"/>
              </w:rPr>
              <w:t xml:space="preserve">    </w:t>
            </w:r>
            <w:permEnd w:id="895577526"/>
            <w:r w:rsidR="00230BDB" w:rsidRPr="00D95BDD">
              <w:rPr>
                <w:rFonts w:ascii="Johnston100 Light" w:hAnsi="Johnston100 Light" w:cs="Arial"/>
                <w:color w:val="FFFFFF" w:themeColor="background1"/>
                <w:sz w:val="20"/>
                <w:szCs w:val="20"/>
              </w:rPr>
              <w:t xml:space="preserve"> </w:t>
            </w:r>
            <w:r w:rsidRPr="00D95BDD">
              <w:rPr>
                <w:rFonts w:ascii="Johnston100 Light" w:hAnsi="Johnston100 Light" w:cs="Arial"/>
                <w:color w:val="FFFFFF" w:themeColor="background1"/>
                <w:sz w:val="20"/>
                <w:szCs w:val="20"/>
              </w:rPr>
              <w:t xml:space="preserve">       c) Trial only  </w:t>
            </w:r>
            <w:r w:rsidRPr="00D95BDD">
              <w:rPr>
                <w:rFonts w:ascii="Johnston100 Light" w:hAnsi="Johnston100 Light" w:cs="Arial"/>
                <w:b/>
                <w:color w:val="FFFFFF" w:themeColor="background1"/>
                <w:sz w:val="20"/>
                <w:szCs w:val="20"/>
              </w:rPr>
              <w:t xml:space="preserve"> </w:t>
            </w:r>
            <w:r w:rsidR="00230BDB" w:rsidRPr="00D95BDD">
              <w:rPr>
                <w:rFonts w:ascii="Johnston100 Light" w:hAnsi="Johnston100 Light" w:cs="Arial"/>
                <w:b/>
                <w:sz w:val="20"/>
                <w:szCs w:val="20"/>
              </w:rPr>
              <w:t xml:space="preserve"> </w:t>
            </w:r>
            <w:permStart w:id="317206207" w:edGrp="everyone"/>
            <w:r w:rsidR="00230BDB" w:rsidRPr="00D95BDD">
              <w:rPr>
                <w:rFonts w:ascii="Johnston100 Light" w:hAnsi="Johnston100 Light" w:cs="Arial"/>
                <w:bCs/>
                <w:sz w:val="20"/>
                <w:szCs w:val="20"/>
              </w:rPr>
              <w:t xml:space="preserve">    </w:t>
            </w:r>
            <w:permEnd w:id="317206207"/>
            <w:r w:rsidR="00230BDB" w:rsidRPr="00D95BDD">
              <w:rPr>
                <w:rFonts w:ascii="Johnston100 Light" w:hAnsi="Johnston100 Light" w:cs="Arial"/>
                <w:color w:val="FFFFFF" w:themeColor="background1"/>
                <w:sz w:val="20"/>
                <w:szCs w:val="20"/>
              </w:rPr>
              <w:t xml:space="preserve"> </w:t>
            </w:r>
          </w:p>
          <w:p w14:paraId="27594007" w14:textId="185952FD" w:rsidR="00F13BF4" w:rsidRPr="00D95BDD" w:rsidRDefault="00F13BF4" w:rsidP="0029760E">
            <w:pPr>
              <w:spacing w:before="60" w:after="60"/>
              <w:rPr>
                <w:rFonts w:ascii="Johnston100 Light" w:hAnsi="Johnston100 Light" w:cs="Arial"/>
                <w:b/>
                <w:color w:val="FFFFFF" w:themeColor="background1"/>
                <w:sz w:val="20"/>
                <w:szCs w:val="20"/>
              </w:rPr>
            </w:pPr>
            <w:r w:rsidRPr="00D95BDD">
              <w:rPr>
                <w:rFonts w:ascii="Johnston100 Light" w:hAnsi="Johnston100 Light" w:cs="Arial"/>
                <w:b/>
                <w:color w:val="FFFFFF" w:themeColor="background1"/>
                <w:sz w:val="20"/>
                <w:szCs w:val="20"/>
              </w:rPr>
              <w:t>Brief Description of Wider Project</w:t>
            </w:r>
            <w:r w:rsidRPr="00D95BDD">
              <w:rPr>
                <w:rFonts w:ascii="Johnston100 Light" w:hAnsi="Johnston100 Light" w:cs="Arial"/>
                <w:color w:val="FFFFFF" w:themeColor="background1"/>
                <w:sz w:val="20"/>
                <w:szCs w:val="20"/>
              </w:rPr>
              <w:t xml:space="preserve"> </w:t>
            </w:r>
            <w:r w:rsidRPr="00D95BDD">
              <w:rPr>
                <w:rFonts w:ascii="Johnston100 Light" w:hAnsi="Johnston100 Light" w:cs="Arial"/>
                <w:color w:val="FFC000"/>
                <w:sz w:val="20"/>
                <w:szCs w:val="20"/>
              </w:rPr>
              <w:t>(where b and/or c has been selected)</w:t>
            </w:r>
            <w:r w:rsidRPr="00D95BDD">
              <w:rPr>
                <w:rFonts w:ascii="Johnston100 Light" w:hAnsi="Johnston100 Light" w:cs="Arial"/>
                <w:b/>
                <w:color w:val="FFC000"/>
                <w:sz w:val="20"/>
                <w:szCs w:val="20"/>
              </w:rPr>
              <w:t>:</w:t>
            </w:r>
            <w:r w:rsidRPr="00D95BDD">
              <w:rPr>
                <w:rFonts w:ascii="Johnston100 Light" w:hAnsi="Johnston100 Light" w:cs="Arial"/>
                <w:color w:val="FFC000"/>
                <w:sz w:val="20"/>
                <w:szCs w:val="20"/>
              </w:rPr>
              <w:t xml:space="preserve">  </w:t>
            </w:r>
            <w:r w:rsidR="00230BDB" w:rsidRPr="00D95BDD">
              <w:rPr>
                <w:rFonts w:ascii="Johnston100 Light" w:hAnsi="Johnston100 Light" w:cs="Arial"/>
                <w:b/>
                <w:color w:val="FFFFFF" w:themeColor="background1"/>
                <w:sz w:val="20"/>
                <w:szCs w:val="20"/>
              </w:rPr>
              <w:t xml:space="preserve"> </w:t>
            </w:r>
            <w:permStart w:id="18107246" w:edGrp="everyone"/>
            <w:r w:rsidR="00230BDB" w:rsidRPr="00D95BDD">
              <w:rPr>
                <w:rFonts w:ascii="Johnston100 Light" w:hAnsi="Johnston100 Light" w:cs="Arial"/>
                <w:b/>
                <w:color w:val="FFFFFF" w:themeColor="background1"/>
                <w:sz w:val="20"/>
                <w:szCs w:val="20"/>
              </w:rPr>
              <w:t xml:space="preserve">   </w:t>
            </w:r>
            <w:r w:rsidR="00230BDB" w:rsidRPr="00D95BDD">
              <w:rPr>
                <w:rFonts w:ascii="Johnston100 Light" w:hAnsi="Johnston100 Light" w:cs="Arial"/>
                <w:bCs/>
                <w:color w:val="FFFFFF" w:themeColor="background1"/>
                <w:sz w:val="20"/>
                <w:szCs w:val="20"/>
              </w:rPr>
              <w:t xml:space="preserve"> </w:t>
            </w:r>
            <w:permEnd w:id="18107246"/>
            <w:r w:rsidR="00230BDB" w:rsidRPr="00D95BDD">
              <w:rPr>
                <w:rFonts w:ascii="Johnston100 Light" w:hAnsi="Johnston100 Light" w:cs="Arial"/>
                <w:color w:val="FFFFFF" w:themeColor="background1"/>
                <w:sz w:val="20"/>
                <w:szCs w:val="20"/>
              </w:rPr>
              <w:t xml:space="preserve"> </w:t>
            </w:r>
          </w:p>
        </w:tc>
      </w:tr>
      <w:tr w:rsidR="00F13BF4" w:rsidRPr="009861D2" w14:paraId="63F14EB3" w14:textId="77777777" w:rsidTr="005139FF">
        <w:trPr>
          <w:trHeight w:val="454"/>
        </w:trPr>
        <w:tc>
          <w:tcPr>
            <w:tcW w:w="5778" w:type="dxa"/>
            <w:gridSpan w:val="6"/>
            <w:shd w:val="clear" w:color="auto" w:fill="92CDDC" w:themeFill="accent5" w:themeFillTint="99"/>
            <w:vAlign w:val="center"/>
          </w:tcPr>
          <w:p w14:paraId="06240BDC" w14:textId="77777777"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sz w:val="20"/>
                <w:szCs w:val="20"/>
              </w:rPr>
              <w:t xml:space="preserve">Capital Costs </w:t>
            </w:r>
            <w:r w:rsidRPr="00D95BDD">
              <w:rPr>
                <w:rFonts w:ascii="Johnston100 Light" w:hAnsi="Johnston100 Light" w:cs="Arial"/>
                <w:sz w:val="20"/>
                <w:szCs w:val="20"/>
              </w:rPr>
              <w:t>(Funded elements only)</w:t>
            </w:r>
          </w:p>
        </w:tc>
        <w:tc>
          <w:tcPr>
            <w:tcW w:w="4684" w:type="dxa"/>
            <w:gridSpan w:val="5"/>
            <w:shd w:val="clear" w:color="auto" w:fill="D9D9D9"/>
            <w:vAlign w:val="center"/>
          </w:tcPr>
          <w:p w14:paraId="765A0813" w14:textId="77777777" w:rsidR="004F2FE5"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b/>
                <w:sz w:val="20"/>
                <w:szCs w:val="20"/>
              </w:rPr>
              <w:t>5 Year Revenue Costs</w:t>
            </w:r>
            <w:r w:rsidRPr="00D95BDD">
              <w:rPr>
                <w:rFonts w:ascii="Johnston100 Light" w:hAnsi="Johnston100 Light" w:cs="Arial"/>
                <w:sz w:val="20"/>
                <w:szCs w:val="20"/>
              </w:rPr>
              <w:t xml:space="preserve"> </w:t>
            </w:r>
          </w:p>
          <w:p w14:paraId="2FE79FFC" w14:textId="112FEB14"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b/>
                <w:bCs/>
                <w:color w:val="C00000"/>
                <w:sz w:val="20"/>
                <w:szCs w:val="20"/>
              </w:rPr>
              <w:t>(for information purposes only)</w:t>
            </w:r>
          </w:p>
        </w:tc>
      </w:tr>
      <w:tr w:rsidR="00F13BF4" w:rsidRPr="009861D2" w14:paraId="687085AE" w14:textId="77777777" w:rsidTr="005139FF">
        <w:trPr>
          <w:trHeight w:val="297"/>
        </w:trPr>
        <w:tc>
          <w:tcPr>
            <w:tcW w:w="5778" w:type="dxa"/>
            <w:gridSpan w:val="6"/>
            <w:shd w:val="clear" w:color="auto" w:fill="DAEEF3" w:themeFill="accent5" w:themeFillTint="33"/>
            <w:vAlign w:val="center"/>
          </w:tcPr>
          <w:p w14:paraId="3B652628" w14:textId="3676393B" w:rsidR="00F13BF4" w:rsidRPr="00D95BDD" w:rsidRDefault="00F13BF4" w:rsidP="0029760E">
            <w:pPr>
              <w:tabs>
                <w:tab w:val="left" w:pos="3862"/>
              </w:tabs>
              <w:spacing w:before="60" w:after="60"/>
              <w:rPr>
                <w:rFonts w:ascii="Johnston100 Light" w:hAnsi="Johnston100 Light" w:cs="Arial"/>
                <w:sz w:val="20"/>
                <w:szCs w:val="20"/>
              </w:rPr>
            </w:pPr>
            <w:r w:rsidRPr="00D95BDD">
              <w:rPr>
                <w:rFonts w:ascii="Johnston100 Light" w:hAnsi="Johnston100 Light" w:cs="Arial"/>
                <w:sz w:val="20"/>
                <w:szCs w:val="20"/>
              </w:rPr>
              <w:t>Staff Time</w:t>
            </w:r>
            <w:r w:rsidRPr="00D95BDD">
              <w:rPr>
                <w:rFonts w:ascii="Johnston100 Light" w:hAnsi="Johnston100 Light" w:cs="Arial"/>
                <w:sz w:val="20"/>
                <w:szCs w:val="20"/>
              </w:rPr>
              <w:tab/>
            </w:r>
            <w:r w:rsidR="00914917" w:rsidRPr="00D95BDD">
              <w:rPr>
                <w:rFonts w:ascii="Johnston100 Light" w:hAnsi="Johnston100 Light" w:cs="Arial"/>
                <w:sz w:val="20"/>
                <w:szCs w:val="20"/>
              </w:rPr>
              <w:t xml:space="preserve"> </w:t>
            </w:r>
            <w:r w:rsidR="00230BDB" w:rsidRPr="00D95BDD">
              <w:rPr>
                <w:rFonts w:ascii="Johnston100 Light" w:hAnsi="Johnston100 Light" w:cs="Arial"/>
                <w:sz w:val="20"/>
                <w:szCs w:val="20"/>
              </w:rPr>
              <w:t>£</w:t>
            </w:r>
            <w:r w:rsidR="00914917" w:rsidRPr="00D95BDD">
              <w:rPr>
                <w:rFonts w:ascii="Johnston100 Light" w:hAnsi="Johnston100 Light" w:cs="Arial"/>
                <w:sz w:val="20"/>
                <w:szCs w:val="20"/>
              </w:rPr>
              <w:t xml:space="preserve"> </w:t>
            </w:r>
            <w:r w:rsidRPr="00D95BDD">
              <w:rPr>
                <w:rFonts w:ascii="Johnston100 Light" w:hAnsi="Johnston100 Light" w:cs="Arial"/>
                <w:sz w:val="20"/>
                <w:szCs w:val="20"/>
              </w:rPr>
              <w:t xml:space="preserve"> </w:t>
            </w:r>
            <w:permStart w:id="1356937398" w:edGrp="everyone"/>
            <w:r w:rsidR="00230BDB" w:rsidRPr="00D95BDD">
              <w:rPr>
                <w:rFonts w:ascii="Johnston100 Light" w:hAnsi="Johnston100 Light" w:cs="Arial"/>
                <w:bCs/>
                <w:sz w:val="20"/>
                <w:szCs w:val="20"/>
              </w:rPr>
              <w:t xml:space="preserve">    </w:t>
            </w:r>
            <w:permEnd w:id="1356937398"/>
            <w:r w:rsidR="00230BDB" w:rsidRPr="00D95BDD">
              <w:rPr>
                <w:rFonts w:ascii="Johnston100 Light" w:hAnsi="Johnston100 Light" w:cs="Arial"/>
                <w:sz w:val="20"/>
                <w:szCs w:val="20"/>
              </w:rPr>
              <w:t xml:space="preserve">  </w:t>
            </w:r>
          </w:p>
        </w:tc>
        <w:tc>
          <w:tcPr>
            <w:tcW w:w="4684" w:type="dxa"/>
            <w:gridSpan w:val="5"/>
            <w:shd w:val="clear" w:color="auto" w:fill="D9D9D9" w:themeFill="background1" w:themeFillShade="D9"/>
            <w:vAlign w:val="center"/>
          </w:tcPr>
          <w:p w14:paraId="3275B369" w14:textId="337317FD"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sz w:val="20"/>
                <w:szCs w:val="20"/>
              </w:rPr>
              <w:t>Staff Time</w:t>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r>
            <w:r w:rsidR="00230BDB" w:rsidRPr="00D95BDD">
              <w:rPr>
                <w:rFonts w:ascii="Johnston100 Light" w:hAnsi="Johnston100 Light" w:cs="Arial"/>
                <w:sz w:val="20"/>
                <w:szCs w:val="20"/>
              </w:rPr>
              <w:t xml:space="preserve"> £  </w:t>
            </w:r>
            <w:permStart w:id="466834791" w:edGrp="everyone"/>
            <w:r w:rsidR="00230BDB" w:rsidRPr="00D95BDD">
              <w:rPr>
                <w:rFonts w:ascii="Johnston100 Light" w:hAnsi="Johnston100 Light" w:cs="Arial"/>
                <w:bCs/>
                <w:color w:val="FFFFFF" w:themeColor="background1"/>
                <w:sz w:val="20"/>
                <w:szCs w:val="20"/>
              </w:rPr>
              <w:t xml:space="preserve">    </w:t>
            </w:r>
            <w:permEnd w:id="466834791"/>
            <w:r w:rsidR="00230BDB" w:rsidRPr="00D95BDD">
              <w:rPr>
                <w:rFonts w:ascii="Johnston100 Light" w:hAnsi="Johnston100 Light" w:cs="Arial"/>
                <w:sz w:val="20"/>
                <w:szCs w:val="20"/>
              </w:rPr>
              <w:t xml:space="preserve">  </w:t>
            </w:r>
          </w:p>
        </w:tc>
      </w:tr>
      <w:tr w:rsidR="00F13BF4" w:rsidRPr="009861D2" w14:paraId="0D03BD77" w14:textId="77777777" w:rsidTr="005139FF">
        <w:trPr>
          <w:trHeight w:val="374"/>
        </w:trPr>
        <w:tc>
          <w:tcPr>
            <w:tcW w:w="5778" w:type="dxa"/>
            <w:gridSpan w:val="6"/>
            <w:shd w:val="clear" w:color="auto" w:fill="DAEEF3" w:themeFill="accent5" w:themeFillTint="33"/>
            <w:vAlign w:val="center"/>
          </w:tcPr>
          <w:p w14:paraId="3FC54970" w14:textId="4C37FED6" w:rsidR="00F13BF4" w:rsidRPr="00D95BDD" w:rsidRDefault="00F13BF4" w:rsidP="0029760E">
            <w:pPr>
              <w:tabs>
                <w:tab w:val="left" w:pos="3862"/>
              </w:tabs>
              <w:spacing w:before="60" w:after="60"/>
              <w:rPr>
                <w:rFonts w:ascii="Johnston100 Light" w:hAnsi="Johnston100 Light" w:cs="Arial"/>
                <w:sz w:val="20"/>
                <w:szCs w:val="20"/>
              </w:rPr>
            </w:pPr>
            <w:r w:rsidRPr="00D95BDD">
              <w:rPr>
                <w:rFonts w:ascii="Johnston100 Light" w:hAnsi="Johnston100 Light" w:cs="Arial"/>
                <w:sz w:val="20"/>
                <w:szCs w:val="20"/>
              </w:rPr>
              <w:t>Equipment Costs</w:t>
            </w:r>
            <w:r w:rsidRPr="00D95BDD">
              <w:rPr>
                <w:rFonts w:ascii="Johnston100 Light" w:hAnsi="Johnston100 Light" w:cs="Arial"/>
                <w:sz w:val="20"/>
                <w:szCs w:val="20"/>
              </w:rPr>
              <w:tab/>
            </w:r>
            <w:r w:rsidR="00230BDB" w:rsidRPr="00D95BDD">
              <w:rPr>
                <w:rFonts w:ascii="Johnston100 Light" w:hAnsi="Johnston100 Light" w:cs="Arial"/>
                <w:sz w:val="20"/>
                <w:szCs w:val="20"/>
              </w:rPr>
              <w:t xml:space="preserve"> £  </w:t>
            </w:r>
            <w:permStart w:id="498205913" w:edGrp="everyone"/>
            <w:r w:rsidR="00230BDB" w:rsidRPr="00D95BDD">
              <w:rPr>
                <w:rFonts w:ascii="Johnston100 Light" w:hAnsi="Johnston100 Light" w:cs="Arial"/>
                <w:bCs/>
                <w:sz w:val="20"/>
                <w:szCs w:val="20"/>
              </w:rPr>
              <w:t xml:space="preserve">   </w:t>
            </w:r>
            <w:r w:rsidR="00230BDB" w:rsidRPr="00D95BDD">
              <w:rPr>
                <w:rFonts w:ascii="Johnston100 Light" w:hAnsi="Johnston100 Light" w:cs="Arial"/>
                <w:sz w:val="20"/>
                <w:szCs w:val="20"/>
              </w:rPr>
              <w:t xml:space="preserve"> </w:t>
            </w:r>
            <w:permEnd w:id="498205913"/>
            <w:r w:rsidR="00230BDB" w:rsidRPr="00D95BDD">
              <w:rPr>
                <w:rFonts w:ascii="Johnston100 Light" w:hAnsi="Johnston100 Light" w:cs="Arial"/>
                <w:sz w:val="20"/>
                <w:szCs w:val="20"/>
              </w:rPr>
              <w:t xml:space="preserve">  </w:t>
            </w:r>
          </w:p>
        </w:tc>
        <w:tc>
          <w:tcPr>
            <w:tcW w:w="4684" w:type="dxa"/>
            <w:gridSpan w:val="5"/>
            <w:shd w:val="clear" w:color="auto" w:fill="D9D9D9" w:themeFill="background1" w:themeFillShade="D9"/>
            <w:vAlign w:val="center"/>
          </w:tcPr>
          <w:p w14:paraId="0E9F36BE" w14:textId="52B3D09C"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sz w:val="20"/>
                <w:szCs w:val="20"/>
              </w:rPr>
              <w:t>Equipment Costs</w:t>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r>
            <w:r w:rsidR="00230BDB" w:rsidRPr="00D95BDD">
              <w:rPr>
                <w:rFonts w:ascii="Johnston100 Light" w:hAnsi="Johnston100 Light" w:cs="Arial"/>
                <w:sz w:val="20"/>
                <w:szCs w:val="20"/>
              </w:rPr>
              <w:t xml:space="preserve"> £  </w:t>
            </w:r>
            <w:permStart w:id="62130085" w:edGrp="everyone"/>
            <w:r w:rsidR="00230BDB" w:rsidRPr="00D95BDD">
              <w:rPr>
                <w:rFonts w:ascii="Johnston100 Light" w:hAnsi="Johnston100 Light" w:cs="Arial"/>
                <w:bCs/>
                <w:color w:val="FFFFFF" w:themeColor="background1"/>
                <w:sz w:val="20"/>
                <w:szCs w:val="20"/>
              </w:rPr>
              <w:t xml:space="preserve">    </w:t>
            </w:r>
            <w:permEnd w:id="62130085"/>
            <w:r w:rsidR="00230BDB" w:rsidRPr="00D95BDD">
              <w:rPr>
                <w:rFonts w:ascii="Johnston100 Light" w:hAnsi="Johnston100 Light" w:cs="Arial"/>
                <w:sz w:val="20"/>
                <w:szCs w:val="20"/>
              </w:rPr>
              <w:t xml:space="preserve">  </w:t>
            </w:r>
          </w:p>
        </w:tc>
      </w:tr>
      <w:tr w:rsidR="00F13BF4" w:rsidRPr="009861D2" w14:paraId="2018B387" w14:textId="77777777" w:rsidTr="005139FF">
        <w:trPr>
          <w:trHeight w:val="445"/>
        </w:trPr>
        <w:tc>
          <w:tcPr>
            <w:tcW w:w="5778" w:type="dxa"/>
            <w:gridSpan w:val="6"/>
            <w:shd w:val="clear" w:color="auto" w:fill="DAEEF3" w:themeFill="accent5" w:themeFillTint="33"/>
            <w:vAlign w:val="center"/>
          </w:tcPr>
          <w:p w14:paraId="638838AC" w14:textId="2FE6B2DE" w:rsidR="00F13BF4" w:rsidRPr="00D95BDD" w:rsidRDefault="00F13BF4" w:rsidP="0029760E">
            <w:pPr>
              <w:tabs>
                <w:tab w:val="left" w:pos="3862"/>
              </w:tabs>
              <w:spacing w:before="60" w:after="60"/>
              <w:rPr>
                <w:rFonts w:ascii="Johnston100 Light" w:hAnsi="Johnston100 Light" w:cs="Arial"/>
                <w:sz w:val="20"/>
                <w:szCs w:val="20"/>
              </w:rPr>
            </w:pPr>
            <w:r w:rsidRPr="00D95BDD">
              <w:rPr>
                <w:rFonts w:ascii="Johnston100 Light" w:hAnsi="Johnston100 Light" w:cs="Arial"/>
                <w:sz w:val="20"/>
                <w:szCs w:val="20"/>
              </w:rPr>
              <w:t>Other Costs</w:t>
            </w:r>
            <w:r w:rsidRPr="00D95BDD">
              <w:rPr>
                <w:rFonts w:ascii="Johnston100 Light" w:hAnsi="Johnston100 Light" w:cs="Arial"/>
                <w:sz w:val="20"/>
                <w:szCs w:val="20"/>
              </w:rPr>
              <w:tab/>
            </w:r>
            <w:r w:rsidR="00230BDB" w:rsidRPr="00D95BDD">
              <w:rPr>
                <w:rFonts w:ascii="Johnston100 Light" w:hAnsi="Johnston100 Light" w:cs="Arial"/>
                <w:sz w:val="20"/>
                <w:szCs w:val="20"/>
              </w:rPr>
              <w:t xml:space="preserve"> £  </w:t>
            </w:r>
            <w:permStart w:id="1145182861" w:edGrp="everyone"/>
            <w:r w:rsidR="00230BDB" w:rsidRPr="00D95BDD">
              <w:rPr>
                <w:rFonts w:ascii="Johnston100 Light" w:hAnsi="Johnston100 Light" w:cs="Arial"/>
                <w:bCs/>
                <w:sz w:val="20"/>
                <w:szCs w:val="20"/>
              </w:rPr>
              <w:t xml:space="preserve">    </w:t>
            </w:r>
            <w:permEnd w:id="1145182861"/>
            <w:r w:rsidR="00230BDB" w:rsidRPr="00D95BDD">
              <w:rPr>
                <w:rFonts w:ascii="Johnston100 Light" w:hAnsi="Johnston100 Light" w:cs="Arial"/>
                <w:sz w:val="20"/>
                <w:szCs w:val="20"/>
              </w:rPr>
              <w:t xml:space="preserve">  </w:t>
            </w:r>
          </w:p>
          <w:p w14:paraId="7BF31265" w14:textId="6A14480D"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sz w:val="20"/>
                <w:szCs w:val="20"/>
              </w:rPr>
              <w:t xml:space="preserve">Specify: </w:t>
            </w:r>
            <w:permStart w:id="1891913475" w:edGrp="everyone"/>
            <w:r w:rsidR="000E7D8E" w:rsidRPr="00D95BDD">
              <w:rPr>
                <w:rFonts w:ascii="Johnston100 Light" w:hAnsi="Johnston100 Light" w:cs="Arial"/>
                <w:bCs/>
                <w:sz w:val="20"/>
                <w:szCs w:val="20"/>
              </w:rPr>
              <w:t xml:space="preserve">    </w:t>
            </w:r>
            <w:permEnd w:id="1891913475"/>
            <w:r w:rsidR="000E7D8E" w:rsidRPr="00D95BDD">
              <w:rPr>
                <w:rFonts w:ascii="Johnston100 Light" w:hAnsi="Johnston100 Light" w:cs="Arial"/>
                <w:sz w:val="20"/>
                <w:szCs w:val="20"/>
              </w:rPr>
              <w:t xml:space="preserve">  </w:t>
            </w:r>
          </w:p>
        </w:tc>
        <w:tc>
          <w:tcPr>
            <w:tcW w:w="4684" w:type="dxa"/>
            <w:gridSpan w:val="5"/>
            <w:shd w:val="clear" w:color="auto" w:fill="D9D9D9" w:themeFill="background1" w:themeFillShade="D9"/>
            <w:vAlign w:val="center"/>
          </w:tcPr>
          <w:p w14:paraId="3715ACD2" w14:textId="00269E3A"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sz w:val="20"/>
                <w:szCs w:val="20"/>
              </w:rPr>
              <w:t>Other Costs</w:t>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r>
            <w:r w:rsidR="00230BDB" w:rsidRPr="00D95BDD">
              <w:rPr>
                <w:rFonts w:ascii="Johnston100 Light" w:hAnsi="Johnston100 Light" w:cs="Arial"/>
                <w:sz w:val="20"/>
                <w:szCs w:val="20"/>
              </w:rPr>
              <w:t xml:space="preserve"> £  </w:t>
            </w:r>
            <w:permStart w:id="1165571210" w:edGrp="everyone"/>
            <w:r w:rsidR="00230BDB" w:rsidRPr="00D95BDD">
              <w:rPr>
                <w:rFonts w:ascii="Johnston100 Light" w:hAnsi="Johnston100 Light" w:cs="Arial"/>
                <w:bCs/>
                <w:color w:val="FFFFFF" w:themeColor="background1"/>
                <w:sz w:val="20"/>
                <w:szCs w:val="20"/>
              </w:rPr>
              <w:t xml:space="preserve">    </w:t>
            </w:r>
            <w:permEnd w:id="1165571210"/>
            <w:r w:rsidR="00230BDB" w:rsidRPr="00D95BDD">
              <w:rPr>
                <w:rFonts w:ascii="Johnston100 Light" w:hAnsi="Johnston100 Light" w:cs="Arial"/>
                <w:sz w:val="20"/>
                <w:szCs w:val="20"/>
              </w:rPr>
              <w:t xml:space="preserve">  </w:t>
            </w:r>
          </w:p>
          <w:p w14:paraId="5593BF24" w14:textId="6C69CCED"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sz w:val="20"/>
                <w:szCs w:val="20"/>
              </w:rPr>
              <w:t xml:space="preserve">Specify: </w:t>
            </w:r>
            <w:r w:rsidR="000E7D8E" w:rsidRPr="00D95BDD">
              <w:rPr>
                <w:rFonts w:ascii="Johnston100 Light" w:hAnsi="Johnston100 Light" w:cs="Arial"/>
                <w:sz w:val="20"/>
                <w:szCs w:val="20"/>
              </w:rPr>
              <w:t xml:space="preserve"> </w:t>
            </w:r>
            <w:permStart w:id="495588143" w:edGrp="everyone"/>
            <w:r w:rsidR="000E7D8E" w:rsidRPr="00D95BDD">
              <w:rPr>
                <w:rFonts w:ascii="Johnston100 Light" w:hAnsi="Johnston100 Light" w:cs="Arial"/>
                <w:bCs/>
                <w:color w:val="FFFFFF" w:themeColor="background1"/>
                <w:sz w:val="20"/>
                <w:szCs w:val="20"/>
              </w:rPr>
              <w:t xml:space="preserve">    </w:t>
            </w:r>
            <w:permEnd w:id="495588143"/>
            <w:r w:rsidR="000E7D8E" w:rsidRPr="00D95BDD">
              <w:rPr>
                <w:rFonts w:ascii="Johnston100 Light" w:hAnsi="Johnston100 Light" w:cs="Arial"/>
                <w:sz w:val="20"/>
                <w:szCs w:val="20"/>
              </w:rPr>
              <w:t xml:space="preserve">  </w:t>
            </w:r>
          </w:p>
        </w:tc>
      </w:tr>
      <w:tr w:rsidR="00F13BF4" w:rsidRPr="009861D2" w14:paraId="34E69CD7" w14:textId="77777777" w:rsidTr="005139FF">
        <w:trPr>
          <w:trHeight w:val="346"/>
        </w:trPr>
        <w:tc>
          <w:tcPr>
            <w:tcW w:w="5778" w:type="dxa"/>
            <w:gridSpan w:val="6"/>
            <w:shd w:val="clear" w:color="auto" w:fill="92CDDC" w:themeFill="accent5" w:themeFillTint="99"/>
            <w:vAlign w:val="center"/>
          </w:tcPr>
          <w:p w14:paraId="6EAC07A6" w14:textId="3F91310F" w:rsidR="00F13BF4" w:rsidRPr="00D95BDD" w:rsidRDefault="00F13BF4" w:rsidP="0029760E">
            <w:pPr>
              <w:tabs>
                <w:tab w:val="left" w:pos="3862"/>
              </w:tabs>
              <w:spacing w:before="60" w:after="60"/>
              <w:rPr>
                <w:rFonts w:ascii="Johnston100 Light" w:hAnsi="Johnston100 Light" w:cs="Arial"/>
                <w:sz w:val="20"/>
                <w:szCs w:val="20"/>
              </w:rPr>
            </w:pPr>
            <w:r w:rsidRPr="00D95BDD">
              <w:rPr>
                <w:rFonts w:ascii="Johnston100 Light" w:hAnsi="Johnston100 Light" w:cs="Arial"/>
                <w:b/>
                <w:bCs/>
                <w:sz w:val="20"/>
                <w:szCs w:val="20"/>
              </w:rPr>
              <w:t>Total Capital Costs</w:t>
            </w:r>
            <w:r w:rsidRPr="00D95BDD">
              <w:rPr>
                <w:rFonts w:ascii="Johnston100 Light" w:hAnsi="Johnston100 Light" w:cs="Arial"/>
                <w:sz w:val="20"/>
                <w:szCs w:val="20"/>
              </w:rPr>
              <w:tab/>
            </w:r>
            <w:r w:rsidR="00230BDB" w:rsidRPr="00D95BDD">
              <w:rPr>
                <w:rFonts w:ascii="Johnston100 Light" w:hAnsi="Johnston100 Light" w:cs="Arial"/>
                <w:sz w:val="20"/>
                <w:szCs w:val="20"/>
              </w:rPr>
              <w:t xml:space="preserve"> £  </w:t>
            </w:r>
            <w:permStart w:id="1853181599" w:edGrp="everyone"/>
            <w:r w:rsidR="00230BDB" w:rsidRPr="00D95BDD">
              <w:rPr>
                <w:rFonts w:ascii="Johnston100 Light" w:hAnsi="Johnston100 Light" w:cs="Arial"/>
                <w:bCs/>
                <w:sz w:val="20"/>
                <w:szCs w:val="20"/>
              </w:rPr>
              <w:t xml:space="preserve">    </w:t>
            </w:r>
            <w:permEnd w:id="1853181599"/>
            <w:r w:rsidR="00230BDB" w:rsidRPr="00D95BDD">
              <w:rPr>
                <w:rFonts w:ascii="Johnston100 Light" w:hAnsi="Johnston100 Light" w:cs="Arial"/>
                <w:sz w:val="20"/>
                <w:szCs w:val="20"/>
              </w:rPr>
              <w:t xml:space="preserve">  </w:t>
            </w:r>
          </w:p>
        </w:tc>
        <w:tc>
          <w:tcPr>
            <w:tcW w:w="4684" w:type="dxa"/>
            <w:gridSpan w:val="5"/>
            <w:shd w:val="clear" w:color="auto" w:fill="D9D9D9" w:themeFill="background1" w:themeFillShade="D9"/>
            <w:vAlign w:val="center"/>
          </w:tcPr>
          <w:p w14:paraId="58AE61B1" w14:textId="1CF6DA58"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sz w:val="20"/>
                <w:szCs w:val="20"/>
              </w:rPr>
              <w:t>Total Revenue Costs</w:t>
            </w:r>
            <w:r w:rsidRPr="00D95BDD">
              <w:rPr>
                <w:rFonts w:ascii="Johnston100 Light" w:hAnsi="Johnston100 Light" w:cs="Arial"/>
                <w:sz w:val="20"/>
                <w:szCs w:val="20"/>
              </w:rPr>
              <w:tab/>
            </w:r>
            <w:r w:rsidRPr="00D95BDD">
              <w:rPr>
                <w:rFonts w:ascii="Johnston100 Light" w:hAnsi="Johnston100 Light" w:cs="Arial"/>
                <w:sz w:val="20"/>
                <w:szCs w:val="20"/>
              </w:rPr>
              <w:tab/>
            </w:r>
            <w:r w:rsidRPr="00D95BDD">
              <w:rPr>
                <w:rFonts w:ascii="Johnston100 Light" w:hAnsi="Johnston100 Light" w:cs="Arial"/>
                <w:sz w:val="20"/>
                <w:szCs w:val="20"/>
              </w:rPr>
              <w:tab/>
            </w:r>
            <w:r w:rsidR="00230BDB" w:rsidRPr="00D95BDD">
              <w:rPr>
                <w:rFonts w:ascii="Johnston100 Light" w:hAnsi="Johnston100 Light" w:cs="Arial"/>
                <w:sz w:val="20"/>
                <w:szCs w:val="20"/>
              </w:rPr>
              <w:t xml:space="preserve"> £  </w:t>
            </w:r>
            <w:permStart w:id="324674015" w:edGrp="everyone"/>
            <w:r w:rsidR="00230BDB" w:rsidRPr="00D95BDD">
              <w:rPr>
                <w:rFonts w:ascii="Johnston100 Light" w:hAnsi="Johnston100 Light" w:cs="Arial"/>
                <w:bCs/>
                <w:color w:val="FFFFFF" w:themeColor="background1"/>
                <w:sz w:val="20"/>
                <w:szCs w:val="20"/>
              </w:rPr>
              <w:t xml:space="preserve">    </w:t>
            </w:r>
            <w:permEnd w:id="324674015"/>
            <w:r w:rsidR="00230BDB" w:rsidRPr="00D95BDD">
              <w:rPr>
                <w:rFonts w:ascii="Johnston100 Light" w:hAnsi="Johnston100 Light" w:cs="Arial"/>
                <w:sz w:val="20"/>
                <w:szCs w:val="20"/>
              </w:rPr>
              <w:t xml:space="preserve">  </w:t>
            </w:r>
          </w:p>
        </w:tc>
      </w:tr>
      <w:tr w:rsidR="00F13BF4" w:rsidRPr="009861D2" w14:paraId="30ED2C7E" w14:textId="77777777" w:rsidTr="005139FF">
        <w:trPr>
          <w:trHeight w:val="265"/>
        </w:trPr>
        <w:tc>
          <w:tcPr>
            <w:tcW w:w="5778" w:type="dxa"/>
            <w:gridSpan w:val="6"/>
            <w:shd w:val="clear" w:color="auto" w:fill="DAEEF3" w:themeFill="accent5" w:themeFillTint="33"/>
            <w:vAlign w:val="center"/>
          </w:tcPr>
          <w:p w14:paraId="0E1BC045" w14:textId="6E48DE56" w:rsidR="00F13BF4" w:rsidRPr="00D95BDD" w:rsidRDefault="001D55D8" w:rsidP="0029760E">
            <w:pPr>
              <w:tabs>
                <w:tab w:val="left" w:pos="3862"/>
              </w:tabs>
              <w:spacing w:before="60" w:after="60"/>
              <w:rPr>
                <w:rFonts w:ascii="Johnston100 Light" w:hAnsi="Johnston100 Light" w:cs="Arial"/>
                <w:sz w:val="20"/>
                <w:szCs w:val="20"/>
              </w:rPr>
            </w:pPr>
            <w:r w:rsidRPr="00D95BDD">
              <w:rPr>
                <w:rFonts w:ascii="Johnston100 Light" w:hAnsi="Johnston100 Light" w:cs="Arial"/>
                <w:sz w:val="20"/>
                <w:szCs w:val="20"/>
              </w:rPr>
              <w:t>Proposed</w:t>
            </w:r>
            <w:r w:rsidR="00F13BF4" w:rsidRPr="00D95BDD">
              <w:rPr>
                <w:rFonts w:ascii="Johnston100 Light" w:hAnsi="Johnston100 Light" w:cs="Arial"/>
                <w:sz w:val="20"/>
                <w:szCs w:val="20"/>
              </w:rPr>
              <w:t xml:space="preserve"> Contingency (</w:t>
            </w:r>
            <w:permStart w:id="1511268873" w:edGrp="everyone"/>
            <w:r w:rsidR="000E7D8E" w:rsidRPr="00D95BDD">
              <w:rPr>
                <w:rFonts w:ascii="Johnston100 Light" w:hAnsi="Johnston100 Light" w:cs="Arial"/>
                <w:bCs/>
                <w:sz w:val="20"/>
                <w:szCs w:val="20"/>
              </w:rPr>
              <w:t>0</w:t>
            </w:r>
            <w:proofErr w:type="gramStart"/>
            <w:r w:rsidR="000E7D8E" w:rsidRPr="00D95BDD">
              <w:rPr>
                <w:rFonts w:ascii="Johnston100 Light" w:hAnsi="Johnston100 Light" w:cs="Arial"/>
                <w:bCs/>
                <w:sz w:val="20"/>
                <w:szCs w:val="20"/>
              </w:rPr>
              <w:t>%</w:t>
            </w:r>
            <w:permEnd w:id="1511268873"/>
            <w:r w:rsidR="00F13BF4"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roofErr w:type="gramEnd"/>
            <w:r w:rsidR="00230BDB" w:rsidRPr="00D95BDD">
              <w:rPr>
                <w:rFonts w:ascii="Johnston100 Light" w:hAnsi="Johnston100 Light" w:cs="Arial"/>
                <w:sz w:val="20"/>
                <w:szCs w:val="20"/>
              </w:rPr>
              <w:t xml:space="preserve">                      </w:t>
            </w:r>
            <w:r w:rsidR="00B877CD"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  </w:t>
            </w:r>
            <w:permStart w:id="786912065" w:edGrp="everyone"/>
            <w:r w:rsidR="00230BDB" w:rsidRPr="00D95BDD">
              <w:rPr>
                <w:rFonts w:ascii="Johnston100 Light" w:hAnsi="Johnston100 Light" w:cs="Arial"/>
                <w:bCs/>
                <w:sz w:val="20"/>
                <w:szCs w:val="20"/>
              </w:rPr>
              <w:t xml:space="preserve">    </w:t>
            </w:r>
            <w:permEnd w:id="786912065"/>
            <w:r w:rsidR="00230BDB" w:rsidRPr="00D95BDD">
              <w:rPr>
                <w:rFonts w:ascii="Johnston100 Light" w:hAnsi="Johnston100 Light" w:cs="Arial"/>
                <w:sz w:val="20"/>
                <w:szCs w:val="20"/>
              </w:rPr>
              <w:t xml:space="preserve">  </w:t>
            </w:r>
          </w:p>
        </w:tc>
        <w:tc>
          <w:tcPr>
            <w:tcW w:w="4684" w:type="dxa"/>
            <w:gridSpan w:val="5"/>
            <w:shd w:val="clear" w:color="auto" w:fill="D9D9D9" w:themeFill="background1" w:themeFillShade="D9"/>
            <w:vAlign w:val="center"/>
          </w:tcPr>
          <w:p w14:paraId="59ABDA93" w14:textId="1AFFCE05" w:rsidR="00F13BF4" w:rsidRPr="00D95BDD" w:rsidRDefault="00D76612" w:rsidP="0029760E">
            <w:pPr>
              <w:spacing w:before="60" w:after="60"/>
              <w:rPr>
                <w:rFonts w:ascii="Johnston100 Light" w:hAnsi="Johnston100 Light" w:cs="Arial"/>
                <w:sz w:val="20"/>
                <w:szCs w:val="20"/>
              </w:rPr>
            </w:pPr>
            <w:r w:rsidRPr="00D95BDD">
              <w:rPr>
                <w:rFonts w:ascii="Johnston100 Light" w:hAnsi="Johnston100 Light" w:cs="Arial"/>
                <w:sz w:val="20"/>
                <w:szCs w:val="20"/>
              </w:rPr>
              <w:t xml:space="preserve">Proposed </w:t>
            </w:r>
            <w:r w:rsidR="00F13BF4" w:rsidRPr="00D95BDD">
              <w:rPr>
                <w:rFonts w:ascii="Johnston100 Light" w:hAnsi="Johnston100 Light" w:cs="Arial"/>
                <w:sz w:val="20"/>
                <w:szCs w:val="20"/>
              </w:rPr>
              <w:t xml:space="preserve">Contingency </w:t>
            </w:r>
            <w:r w:rsidR="000E7D8E" w:rsidRPr="00D95BDD">
              <w:rPr>
                <w:rFonts w:ascii="Johnston100 Light" w:hAnsi="Johnston100 Light" w:cs="Arial"/>
                <w:sz w:val="20"/>
                <w:szCs w:val="20"/>
              </w:rPr>
              <w:t>(</w:t>
            </w:r>
            <w:permStart w:id="724260220" w:edGrp="everyone"/>
            <w:r w:rsidR="000E7D8E" w:rsidRPr="00D95BDD">
              <w:rPr>
                <w:rFonts w:ascii="Johnston100 Light" w:hAnsi="Johnston100 Light" w:cs="Arial"/>
                <w:bCs/>
                <w:sz w:val="20"/>
                <w:szCs w:val="20"/>
              </w:rPr>
              <w:t>0</w:t>
            </w:r>
            <w:proofErr w:type="gramStart"/>
            <w:r w:rsidR="000E7D8E" w:rsidRPr="00D95BDD">
              <w:rPr>
                <w:rFonts w:ascii="Johnston100 Light" w:hAnsi="Johnston100 Light" w:cs="Arial"/>
                <w:bCs/>
                <w:sz w:val="20"/>
                <w:szCs w:val="20"/>
              </w:rPr>
              <w:t>%</w:t>
            </w:r>
            <w:permEnd w:id="724260220"/>
            <w:r w:rsidR="000E7D8E" w:rsidRPr="00D95BDD">
              <w:rPr>
                <w:rFonts w:ascii="Johnston100 Light" w:hAnsi="Johnston100 Light" w:cs="Arial"/>
                <w:sz w:val="20"/>
                <w:szCs w:val="20"/>
              </w:rPr>
              <w:t xml:space="preserve">)   </w:t>
            </w:r>
            <w:proofErr w:type="gramEnd"/>
            <w:r w:rsidR="000E7D8E" w:rsidRPr="00D95BDD">
              <w:rPr>
                <w:rFonts w:ascii="Johnston100 Light" w:hAnsi="Johnston100 Light" w:cs="Arial"/>
                <w:sz w:val="20"/>
                <w:szCs w:val="20"/>
              </w:rPr>
              <w:t xml:space="preserve">                     </w:t>
            </w:r>
            <w:r w:rsidR="00230BDB" w:rsidRPr="00D95BDD">
              <w:rPr>
                <w:rFonts w:ascii="Johnston100 Light" w:hAnsi="Johnston100 Light" w:cs="Arial"/>
                <w:sz w:val="20"/>
                <w:szCs w:val="20"/>
              </w:rPr>
              <w:t xml:space="preserve">£  </w:t>
            </w:r>
            <w:permStart w:id="554201633" w:edGrp="everyone"/>
            <w:r w:rsidR="00230BDB" w:rsidRPr="00D95BDD">
              <w:rPr>
                <w:rFonts w:ascii="Johnston100 Light" w:hAnsi="Johnston100 Light" w:cs="Arial"/>
                <w:bCs/>
                <w:color w:val="FFFFFF" w:themeColor="background1"/>
                <w:sz w:val="20"/>
                <w:szCs w:val="20"/>
              </w:rPr>
              <w:t xml:space="preserve">    </w:t>
            </w:r>
            <w:permEnd w:id="554201633"/>
            <w:r w:rsidR="00230BDB" w:rsidRPr="00D95BDD">
              <w:rPr>
                <w:rFonts w:ascii="Johnston100 Light" w:hAnsi="Johnston100 Light" w:cs="Arial"/>
                <w:sz w:val="20"/>
                <w:szCs w:val="20"/>
              </w:rPr>
              <w:t xml:space="preserve">  </w:t>
            </w:r>
          </w:p>
        </w:tc>
      </w:tr>
      <w:tr w:rsidR="00F13BF4" w:rsidRPr="009861D2" w14:paraId="0320D3B6" w14:textId="77777777" w:rsidTr="005139FF">
        <w:trPr>
          <w:trHeight w:val="454"/>
        </w:trPr>
        <w:tc>
          <w:tcPr>
            <w:tcW w:w="10462" w:type="dxa"/>
            <w:gridSpan w:val="11"/>
            <w:shd w:val="clear" w:color="auto" w:fill="215868" w:themeFill="accent5" w:themeFillShade="80"/>
            <w:vAlign w:val="center"/>
          </w:tcPr>
          <w:p w14:paraId="15D0B79E" w14:textId="74D51C06"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color w:val="FFFFFF" w:themeColor="background1"/>
                <w:sz w:val="20"/>
                <w:szCs w:val="20"/>
              </w:rPr>
              <w:t xml:space="preserve">Total Funding Requested </w:t>
            </w:r>
            <w:r w:rsidRPr="00D95BDD">
              <w:rPr>
                <w:rFonts w:ascii="Johnston100 Light" w:hAnsi="Johnston100 Light" w:cs="Arial"/>
                <w:color w:val="FFFFFF" w:themeColor="background1"/>
                <w:sz w:val="20"/>
                <w:szCs w:val="20"/>
              </w:rPr>
              <w:t>(</w:t>
            </w:r>
            <w:r w:rsidRPr="00D95BDD">
              <w:rPr>
                <w:rFonts w:ascii="Johnston100 Light" w:hAnsi="Johnston100 Light" w:cs="Arial"/>
                <w:color w:val="FFFFFF" w:themeColor="background1"/>
                <w:sz w:val="20"/>
                <w:szCs w:val="20"/>
                <w:u w:val="single"/>
              </w:rPr>
              <w:t>Capital costs only</w:t>
            </w:r>
            <w:r w:rsidRPr="00D95BDD">
              <w:rPr>
                <w:rFonts w:ascii="Johnston100 Light" w:hAnsi="Johnston100 Light" w:cs="Arial"/>
                <w:color w:val="FFFFFF" w:themeColor="background1"/>
                <w:sz w:val="20"/>
                <w:szCs w:val="20"/>
              </w:rPr>
              <w:t>)</w:t>
            </w:r>
            <w:r w:rsidRPr="00D95BDD">
              <w:rPr>
                <w:rFonts w:ascii="Johnston100 Light" w:hAnsi="Johnston100 Light" w:cs="Arial"/>
                <w:b/>
                <w:color w:val="FFFFFF" w:themeColor="background1"/>
                <w:sz w:val="20"/>
                <w:szCs w:val="20"/>
              </w:rPr>
              <w:t xml:space="preserve">: </w:t>
            </w:r>
            <w:r w:rsidRPr="00D95BDD">
              <w:rPr>
                <w:rFonts w:ascii="Johnston100 Light" w:hAnsi="Johnston100 Light" w:cs="Arial"/>
                <w:b/>
                <w:sz w:val="20"/>
                <w:szCs w:val="20"/>
              </w:rPr>
              <w:tab/>
              <w:t xml:space="preserve">        </w:t>
            </w:r>
            <w:r w:rsidRPr="00D95BDD">
              <w:rPr>
                <w:rFonts w:ascii="Johnston100 Light" w:hAnsi="Johnston100 Light" w:cs="Arial"/>
                <w:b/>
                <w:sz w:val="20"/>
                <w:szCs w:val="20"/>
              </w:rPr>
              <w:tab/>
            </w:r>
            <w:r w:rsidR="00E36B90" w:rsidRPr="00D95BDD">
              <w:rPr>
                <w:rFonts w:ascii="Johnston100 Light" w:hAnsi="Johnston100 Light" w:cs="Arial"/>
                <w:b/>
                <w:sz w:val="20"/>
                <w:szCs w:val="20"/>
              </w:rPr>
              <w:t xml:space="preserve">  </w:t>
            </w:r>
            <w:r w:rsidRPr="00D95BDD">
              <w:rPr>
                <w:rFonts w:ascii="Johnston100 Light" w:hAnsi="Johnston100 Light" w:cs="Arial"/>
                <w:b/>
                <w:color w:val="FFFFFF" w:themeColor="background1"/>
                <w:sz w:val="20"/>
                <w:szCs w:val="20"/>
              </w:rPr>
              <w:t xml:space="preserve"> </w:t>
            </w:r>
            <w:r w:rsidR="000E7D8E" w:rsidRPr="00D95BDD">
              <w:rPr>
                <w:rFonts w:ascii="Johnston100 Light" w:hAnsi="Johnston100 Light" w:cs="Arial"/>
                <w:color w:val="FFFFFF" w:themeColor="background1"/>
                <w:sz w:val="20"/>
                <w:szCs w:val="20"/>
              </w:rPr>
              <w:t xml:space="preserve">£  </w:t>
            </w:r>
            <w:permStart w:id="686060872" w:edGrp="everyone"/>
            <w:r w:rsidR="000E7D8E" w:rsidRPr="00D95BDD">
              <w:rPr>
                <w:rFonts w:ascii="Johnston100 Light" w:hAnsi="Johnston100 Light" w:cs="Arial"/>
                <w:bCs/>
                <w:sz w:val="20"/>
                <w:szCs w:val="20"/>
              </w:rPr>
              <w:t xml:space="preserve">    </w:t>
            </w:r>
            <w:permEnd w:id="686060872"/>
            <w:r w:rsidR="000E7D8E" w:rsidRPr="00D95BDD">
              <w:rPr>
                <w:rFonts w:ascii="Johnston100 Light" w:hAnsi="Johnston100 Light" w:cs="Arial"/>
                <w:sz w:val="20"/>
                <w:szCs w:val="20"/>
              </w:rPr>
              <w:t xml:space="preserve"> </w:t>
            </w:r>
            <w:r w:rsidR="000E7D8E" w:rsidRPr="00D95BDD">
              <w:rPr>
                <w:rFonts w:ascii="Johnston100 Light" w:hAnsi="Johnston100 Light" w:cs="Arial"/>
                <w:color w:val="FFFFFF" w:themeColor="background1"/>
                <w:sz w:val="20"/>
                <w:szCs w:val="20"/>
              </w:rPr>
              <w:t xml:space="preserve"> </w:t>
            </w:r>
          </w:p>
        </w:tc>
      </w:tr>
      <w:tr w:rsidR="00F13BF4" w:rsidRPr="00306780" w14:paraId="63BA77E0" w14:textId="77777777" w:rsidTr="005139FF">
        <w:trPr>
          <w:trHeight w:val="454"/>
        </w:trPr>
        <w:tc>
          <w:tcPr>
            <w:tcW w:w="10462" w:type="dxa"/>
            <w:gridSpan w:val="11"/>
            <w:shd w:val="clear" w:color="auto" w:fill="auto"/>
            <w:vAlign w:val="center"/>
          </w:tcPr>
          <w:p w14:paraId="051A79AC" w14:textId="4C58EF38" w:rsidR="00F13BF4" w:rsidRPr="00D95BDD" w:rsidRDefault="00F13BF4" w:rsidP="0029760E">
            <w:pPr>
              <w:spacing w:before="60" w:after="60"/>
              <w:rPr>
                <w:rFonts w:ascii="Johnston100 Light" w:hAnsi="Johnston100 Light" w:cs="Arial"/>
                <w:sz w:val="20"/>
                <w:szCs w:val="20"/>
              </w:rPr>
            </w:pPr>
            <w:r w:rsidRPr="00D95BDD">
              <w:rPr>
                <w:rFonts w:ascii="Johnston100 Light" w:hAnsi="Johnston100 Light" w:cs="Arial"/>
                <w:b/>
                <w:sz w:val="20"/>
                <w:szCs w:val="20"/>
              </w:rPr>
              <w:t xml:space="preserve">Additional Project Costs </w:t>
            </w:r>
            <w:r w:rsidRPr="00D95BDD">
              <w:rPr>
                <w:rFonts w:ascii="Johnston100 Light" w:hAnsi="Johnston100 Light" w:cs="Arial"/>
                <w:sz w:val="20"/>
                <w:szCs w:val="20"/>
              </w:rPr>
              <w:t>(above funding</w:t>
            </w:r>
            <w:r w:rsidR="005560C6" w:rsidRPr="00D95BDD">
              <w:rPr>
                <w:rFonts w:ascii="Johnston100 Light" w:hAnsi="Johnston100 Light" w:cs="Arial"/>
                <w:sz w:val="20"/>
                <w:szCs w:val="20"/>
              </w:rPr>
              <w:t xml:space="preserve"> requested</w:t>
            </w:r>
            <w:r w:rsidRPr="00D95BDD">
              <w:rPr>
                <w:rFonts w:ascii="Johnston100 Light" w:hAnsi="Johnston100 Light" w:cs="Arial"/>
                <w:sz w:val="20"/>
                <w:szCs w:val="20"/>
              </w:rPr>
              <w:t>)</w:t>
            </w:r>
            <w:r w:rsidRPr="00D95BDD">
              <w:rPr>
                <w:rFonts w:ascii="Johnston100 Light" w:hAnsi="Johnston100 Light" w:cs="Arial"/>
                <w:b/>
                <w:sz w:val="20"/>
                <w:szCs w:val="20"/>
              </w:rPr>
              <w:t>:</w:t>
            </w:r>
            <w:r w:rsidRPr="00D95BDD">
              <w:rPr>
                <w:rFonts w:ascii="Johnston100 Light" w:hAnsi="Johnston100 Light" w:cs="Arial"/>
                <w:sz w:val="20"/>
                <w:szCs w:val="20"/>
              </w:rPr>
              <w:t xml:space="preserve"> </w:t>
            </w:r>
            <w:r w:rsidRPr="00D95BDD">
              <w:rPr>
                <w:rFonts w:ascii="Johnston100 Light" w:hAnsi="Johnston100 Light" w:cs="Arial"/>
                <w:b/>
                <w:sz w:val="20"/>
                <w:szCs w:val="20"/>
              </w:rPr>
              <w:t xml:space="preserve">  </w:t>
            </w:r>
            <w:r w:rsidRPr="00D95BDD">
              <w:rPr>
                <w:rFonts w:ascii="Johnston100 Light" w:hAnsi="Johnston100 Light" w:cs="Arial"/>
                <w:b/>
                <w:sz w:val="20"/>
                <w:szCs w:val="20"/>
              </w:rPr>
              <w:tab/>
            </w:r>
            <w:r w:rsidR="00E36B90" w:rsidRPr="00D95BDD">
              <w:rPr>
                <w:rFonts w:ascii="Johnston100 Light" w:hAnsi="Johnston100 Light" w:cs="Arial"/>
                <w:b/>
                <w:sz w:val="20"/>
                <w:szCs w:val="20"/>
              </w:rPr>
              <w:t xml:space="preserve">  </w:t>
            </w:r>
            <w:r w:rsidRPr="00D95BDD">
              <w:rPr>
                <w:rFonts w:ascii="Johnston100 Light" w:hAnsi="Johnston100 Light" w:cs="Arial"/>
                <w:sz w:val="20"/>
                <w:szCs w:val="20"/>
              </w:rPr>
              <w:t xml:space="preserve"> </w:t>
            </w:r>
            <w:r w:rsidR="000E7D8E" w:rsidRPr="00D95BDD">
              <w:rPr>
                <w:rFonts w:ascii="Johnston100 Light" w:hAnsi="Johnston100 Light" w:cs="Arial"/>
                <w:sz w:val="20"/>
                <w:szCs w:val="20"/>
              </w:rPr>
              <w:t xml:space="preserve"> £  </w:t>
            </w:r>
            <w:permStart w:id="1744398285" w:edGrp="everyone"/>
            <w:r w:rsidR="000E7D8E" w:rsidRPr="00D95BDD">
              <w:rPr>
                <w:rFonts w:ascii="Johnston100 Light" w:hAnsi="Johnston100 Light" w:cs="Arial"/>
                <w:bCs/>
                <w:sz w:val="20"/>
                <w:szCs w:val="20"/>
              </w:rPr>
              <w:t xml:space="preserve">    </w:t>
            </w:r>
            <w:permEnd w:id="1744398285"/>
            <w:r w:rsidR="000E7D8E" w:rsidRPr="00D95BDD">
              <w:rPr>
                <w:rFonts w:ascii="Johnston100 Light" w:hAnsi="Johnston100 Light" w:cs="Arial"/>
                <w:sz w:val="20"/>
                <w:szCs w:val="20"/>
              </w:rPr>
              <w:t xml:space="preserve">  </w:t>
            </w:r>
            <w:r w:rsidRPr="00D95BDD">
              <w:rPr>
                <w:rFonts w:ascii="Johnston100 Light" w:hAnsi="Johnston100 Light" w:cs="Arial"/>
                <w:bCs/>
                <w:sz w:val="20"/>
                <w:szCs w:val="20"/>
              </w:rPr>
              <w:t>Source</w:t>
            </w:r>
            <w:r w:rsidR="00A562F4" w:rsidRPr="00D95BDD">
              <w:rPr>
                <w:rFonts w:ascii="Johnston100 Light" w:hAnsi="Johnston100 Light" w:cs="Arial"/>
                <w:bCs/>
                <w:sz w:val="20"/>
                <w:szCs w:val="20"/>
              </w:rPr>
              <w:t xml:space="preserve"> - specify</w:t>
            </w:r>
            <w:r w:rsidRPr="00D95BDD">
              <w:rPr>
                <w:rFonts w:ascii="Johnston100 Light" w:hAnsi="Johnston100 Light" w:cs="Arial"/>
                <w:sz w:val="20"/>
                <w:szCs w:val="20"/>
              </w:rPr>
              <w:t xml:space="preserve">   </w:t>
            </w:r>
            <w:r w:rsidR="000E7D8E" w:rsidRPr="00D95BDD">
              <w:rPr>
                <w:rFonts w:ascii="Johnston100 Light" w:hAnsi="Johnston100 Light" w:cs="Arial"/>
                <w:sz w:val="20"/>
                <w:szCs w:val="20"/>
              </w:rPr>
              <w:t xml:space="preserve"> </w:t>
            </w:r>
            <w:permStart w:id="1547311631" w:edGrp="everyone"/>
            <w:r w:rsidR="000E7D8E" w:rsidRPr="00D95BDD">
              <w:rPr>
                <w:rFonts w:ascii="Johnston100 Light" w:hAnsi="Johnston100 Light" w:cs="Arial"/>
                <w:bCs/>
                <w:sz w:val="20"/>
                <w:szCs w:val="20"/>
              </w:rPr>
              <w:t xml:space="preserve">    </w:t>
            </w:r>
            <w:permEnd w:id="1547311631"/>
            <w:r w:rsidR="000E7D8E" w:rsidRPr="00D95BDD">
              <w:rPr>
                <w:rFonts w:ascii="Johnston100 Light" w:hAnsi="Johnston100 Light" w:cs="Arial"/>
                <w:sz w:val="20"/>
                <w:szCs w:val="20"/>
              </w:rPr>
              <w:t xml:space="preserve">  </w:t>
            </w:r>
          </w:p>
        </w:tc>
      </w:tr>
      <w:tr w:rsidR="00F13BF4" w:rsidRPr="009861D2" w14:paraId="21668303" w14:textId="77777777" w:rsidTr="005139FF">
        <w:trPr>
          <w:trHeight w:val="454"/>
        </w:trPr>
        <w:tc>
          <w:tcPr>
            <w:tcW w:w="10462" w:type="dxa"/>
            <w:gridSpan w:val="11"/>
            <w:vAlign w:val="center"/>
          </w:tcPr>
          <w:p w14:paraId="0395B5A7" w14:textId="7AFBF312"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sz w:val="20"/>
                <w:szCs w:val="20"/>
              </w:rPr>
              <w:t xml:space="preserve">Total Project Costs </w:t>
            </w:r>
            <w:r w:rsidRPr="00D95BDD">
              <w:rPr>
                <w:rFonts w:ascii="Johnston100 Light" w:hAnsi="Johnston100 Light" w:cs="Arial"/>
                <w:sz w:val="20"/>
                <w:szCs w:val="20"/>
              </w:rPr>
              <w:t>(</w:t>
            </w:r>
            <w:r w:rsidRPr="00D95BDD">
              <w:rPr>
                <w:rFonts w:ascii="Johnston100 Light" w:hAnsi="Johnston100 Light" w:cs="Arial"/>
                <w:sz w:val="20"/>
                <w:szCs w:val="20"/>
                <w:u w:val="single"/>
              </w:rPr>
              <w:t>Capital costs only</w:t>
            </w:r>
            <w:r w:rsidRPr="00D95BDD">
              <w:rPr>
                <w:rFonts w:ascii="Johnston100 Light" w:hAnsi="Johnston100 Light" w:cs="Arial"/>
                <w:sz w:val="20"/>
                <w:szCs w:val="20"/>
              </w:rPr>
              <w:t>)</w:t>
            </w:r>
            <w:r w:rsidRPr="00D95BDD">
              <w:rPr>
                <w:rFonts w:ascii="Johnston100 Light" w:hAnsi="Johnston100 Light" w:cs="Arial"/>
                <w:b/>
                <w:sz w:val="20"/>
                <w:szCs w:val="20"/>
              </w:rPr>
              <w:t xml:space="preserve">: </w:t>
            </w:r>
            <w:r w:rsidRPr="00D95BDD">
              <w:rPr>
                <w:rFonts w:ascii="Johnston100 Light" w:hAnsi="Johnston100 Light" w:cs="Arial"/>
                <w:b/>
                <w:sz w:val="20"/>
                <w:szCs w:val="20"/>
              </w:rPr>
              <w:tab/>
            </w:r>
            <w:r w:rsidRPr="00D95BDD">
              <w:rPr>
                <w:rFonts w:ascii="Johnston100 Light" w:hAnsi="Johnston100 Light" w:cs="Arial"/>
                <w:b/>
                <w:sz w:val="20"/>
                <w:szCs w:val="20"/>
              </w:rPr>
              <w:tab/>
            </w:r>
            <w:r w:rsidR="00E36B90" w:rsidRPr="00D95BDD">
              <w:rPr>
                <w:rFonts w:ascii="Johnston100 Light" w:hAnsi="Johnston100 Light" w:cs="Arial"/>
                <w:b/>
                <w:sz w:val="20"/>
                <w:szCs w:val="20"/>
              </w:rPr>
              <w:t xml:space="preserve">  </w:t>
            </w:r>
            <w:r w:rsidRPr="00D95BDD">
              <w:rPr>
                <w:rFonts w:ascii="Johnston100 Light" w:hAnsi="Johnston100 Light" w:cs="Arial"/>
                <w:b/>
                <w:sz w:val="20"/>
                <w:szCs w:val="20"/>
              </w:rPr>
              <w:t xml:space="preserve"> </w:t>
            </w:r>
            <w:r w:rsidR="000E7D8E" w:rsidRPr="00D95BDD">
              <w:rPr>
                <w:rFonts w:ascii="Johnston100 Light" w:hAnsi="Johnston100 Light" w:cs="Arial"/>
                <w:sz w:val="20"/>
                <w:szCs w:val="20"/>
              </w:rPr>
              <w:t xml:space="preserve"> £  </w:t>
            </w:r>
            <w:permStart w:id="1021255342" w:edGrp="everyone"/>
            <w:r w:rsidR="000E7D8E" w:rsidRPr="00D95BDD">
              <w:rPr>
                <w:rFonts w:ascii="Johnston100 Light" w:hAnsi="Johnston100 Light" w:cs="Arial"/>
                <w:bCs/>
                <w:sz w:val="20"/>
                <w:szCs w:val="20"/>
              </w:rPr>
              <w:t xml:space="preserve">    </w:t>
            </w:r>
            <w:permEnd w:id="1021255342"/>
            <w:r w:rsidR="000E7D8E" w:rsidRPr="00D95BDD">
              <w:rPr>
                <w:rFonts w:ascii="Johnston100 Light" w:hAnsi="Johnston100 Light" w:cs="Arial"/>
                <w:sz w:val="20"/>
                <w:szCs w:val="20"/>
              </w:rPr>
              <w:t xml:space="preserve">  </w:t>
            </w:r>
          </w:p>
        </w:tc>
      </w:tr>
      <w:tr w:rsidR="00F13BF4" w14:paraId="0CB1FC73" w14:textId="77777777" w:rsidTr="005139FF">
        <w:trPr>
          <w:trHeight w:val="329"/>
        </w:trPr>
        <w:tc>
          <w:tcPr>
            <w:tcW w:w="10462" w:type="dxa"/>
            <w:gridSpan w:val="11"/>
            <w:vAlign w:val="center"/>
          </w:tcPr>
          <w:p w14:paraId="74BCDE88" w14:textId="201E1F72"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sz w:val="20"/>
                <w:szCs w:val="20"/>
              </w:rPr>
              <w:t xml:space="preserve">Estimated Life Span of Lane Rental Funded Investment:   </w:t>
            </w:r>
            <w:r w:rsidR="000E7D8E" w:rsidRPr="00D95BDD">
              <w:rPr>
                <w:rFonts w:ascii="Johnston100 Light" w:hAnsi="Johnston100 Light" w:cs="Arial"/>
                <w:sz w:val="20"/>
                <w:szCs w:val="20"/>
              </w:rPr>
              <w:t xml:space="preserve"> </w:t>
            </w:r>
            <w:permStart w:id="1673344682" w:edGrp="everyone"/>
            <w:r w:rsidR="000E7D8E" w:rsidRPr="00D95BDD">
              <w:rPr>
                <w:rFonts w:ascii="Johnston100 Light" w:hAnsi="Johnston100 Light" w:cs="Arial"/>
                <w:bCs/>
                <w:sz w:val="20"/>
                <w:szCs w:val="20"/>
              </w:rPr>
              <w:t xml:space="preserve">    </w:t>
            </w:r>
            <w:permEnd w:id="1673344682"/>
            <w:r w:rsidR="000E7D8E" w:rsidRPr="00D95BDD">
              <w:rPr>
                <w:rFonts w:ascii="Johnston100 Light" w:hAnsi="Johnston100 Light" w:cs="Arial"/>
                <w:sz w:val="20"/>
                <w:szCs w:val="20"/>
              </w:rPr>
              <w:t xml:space="preserve">  </w:t>
            </w:r>
            <w:r w:rsidR="00E240E0" w:rsidRPr="00D95BDD">
              <w:rPr>
                <w:rFonts w:ascii="Johnston100 Light" w:hAnsi="Johnston100 Light" w:cs="Arial"/>
                <w:sz w:val="20"/>
                <w:szCs w:val="20"/>
              </w:rPr>
              <w:t xml:space="preserve"> </w:t>
            </w:r>
            <w:r w:rsidR="00E36B90" w:rsidRPr="00D95BDD">
              <w:rPr>
                <w:rFonts w:ascii="Johnston100 Light" w:hAnsi="Johnston100 Light" w:cs="Arial"/>
                <w:sz w:val="20"/>
                <w:szCs w:val="20"/>
              </w:rPr>
              <w:t>months</w:t>
            </w:r>
          </w:p>
        </w:tc>
      </w:tr>
      <w:tr w:rsidR="00F13BF4" w:rsidRPr="00382A73" w14:paraId="47A8D064" w14:textId="77777777" w:rsidTr="005139FF">
        <w:trPr>
          <w:trHeight w:val="294"/>
        </w:trPr>
        <w:tc>
          <w:tcPr>
            <w:tcW w:w="10462" w:type="dxa"/>
            <w:gridSpan w:val="11"/>
            <w:vAlign w:val="center"/>
          </w:tcPr>
          <w:p w14:paraId="232E70C4" w14:textId="33D47804" w:rsidR="00F13BF4" w:rsidRPr="00D95BDD" w:rsidRDefault="00F13BF4" w:rsidP="0029760E">
            <w:pPr>
              <w:tabs>
                <w:tab w:val="left" w:pos="2220"/>
              </w:tabs>
              <w:spacing w:before="60" w:after="60"/>
              <w:rPr>
                <w:rFonts w:ascii="Johnston100 Light" w:hAnsi="Johnston100 Light" w:cs="Arial"/>
                <w:sz w:val="20"/>
                <w:szCs w:val="20"/>
              </w:rPr>
            </w:pPr>
            <w:r w:rsidRPr="00D95BDD">
              <w:rPr>
                <w:rFonts w:ascii="Johnston100 Light" w:hAnsi="Johnston100 Light" w:cs="Arial"/>
                <w:b/>
                <w:sz w:val="20"/>
                <w:szCs w:val="20"/>
              </w:rPr>
              <w:t>Cost of using existing techniques/technology</w:t>
            </w:r>
            <w:r w:rsidRPr="00D95BDD">
              <w:rPr>
                <w:rFonts w:ascii="Johnston100 Light" w:hAnsi="Johnston100 Light" w:cs="Arial"/>
                <w:sz w:val="20"/>
                <w:szCs w:val="20"/>
              </w:rPr>
              <w:t xml:space="preserve"> </w:t>
            </w:r>
            <w:r w:rsidRPr="00D95BDD">
              <w:rPr>
                <w:rFonts w:ascii="Johnston100 Light" w:hAnsi="Johnston100 Light" w:cs="Arial"/>
                <w:sz w:val="20"/>
                <w:szCs w:val="20"/>
              </w:rPr>
              <w:tab/>
            </w:r>
            <w:r w:rsidRPr="00D95BDD">
              <w:rPr>
                <w:rFonts w:ascii="Johnston100 Light" w:hAnsi="Johnston100 Light" w:cs="Arial"/>
                <w:sz w:val="20"/>
                <w:szCs w:val="20"/>
              </w:rPr>
              <w:tab/>
            </w:r>
            <w:r w:rsidR="00E36B90" w:rsidRPr="00D95BDD">
              <w:rPr>
                <w:rFonts w:ascii="Johnston100 Light" w:hAnsi="Johnston100 Light" w:cs="Arial"/>
                <w:sz w:val="20"/>
                <w:szCs w:val="20"/>
              </w:rPr>
              <w:t xml:space="preserve">  </w:t>
            </w:r>
            <w:r w:rsidRPr="00D95BDD">
              <w:rPr>
                <w:rFonts w:ascii="Johnston100 Light" w:hAnsi="Johnston100 Light" w:cs="Arial"/>
                <w:sz w:val="20"/>
                <w:szCs w:val="20"/>
              </w:rPr>
              <w:t xml:space="preserve"> </w:t>
            </w:r>
            <w:r w:rsidR="000E7D8E" w:rsidRPr="00D95BDD">
              <w:rPr>
                <w:rFonts w:ascii="Johnston100 Light" w:hAnsi="Johnston100 Light" w:cs="Arial"/>
                <w:sz w:val="20"/>
                <w:szCs w:val="20"/>
              </w:rPr>
              <w:t xml:space="preserve"> £  </w:t>
            </w:r>
            <w:permStart w:id="677847422" w:edGrp="everyone"/>
            <w:r w:rsidR="000E7D8E" w:rsidRPr="00D95BDD">
              <w:rPr>
                <w:rFonts w:ascii="Johnston100 Light" w:hAnsi="Johnston100 Light" w:cs="Arial"/>
                <w:bCs/>
                <w:sz w:val="20"/>
                <w:szCs w:val="20"/>
              </w:rPr>
              <w:t xml:space="preserve">    </w:t>
            </w:r>
            <w:permEnd w:id="677847422"/>
            <w:r w:rsidR="000E7D8E" w:rsidRPr="00D95BDD">
              <w:rPr>
                <w:rFonts w:ascii="Johnston100 Light" w:hAnsi="Johnston100 Light" w:cs="Arial"/>
                <w:sz w:val="20"/>
                <w:szCs w:val="20"/>
              </w:rPr>
              <w:t xml:space="preserve">  </w:t>
            </w:r>
          </w:p>
        </w:tc>
      </w:tr>
      <w:tr w:rsidR="00F13BF4" w:rsidRPr="009861D2" w14:paraId="2B378F7C" w14:textId="77777777" w:rsidTr="005139FF">
        <w:trPr>
          <w:trHeight w:val="454"/>
        </w:trPr>
        <w:tc>
          <w:tcPr>
            <w:tcW w:w="10462" w:type="dxa"/>
            <w:gridSpan w:val="11"/>
            <w:shd w:val="clear" w:color="auto" w:fill="002060"/>
            <w:vAlign w:val="center"/>
          </w:tcPr>
          <w:p w14:paraId="324F6738" w14:textId="77777777" w:rsidR="00F13BF4" w:rsidRPr="00D95BDD" w:rsidRDefault="00F13BF4" w:rsidP="0029760E">
            <w:pPr>
              <w:pStyle w:val="Heading2"/>
              <w:keepNext w:val="0"/>
              <w:numPr>
                <w:ilvl w:val="0"/>
                <w:numId w:val="27"/>
              </w:numPr>
              <w:spacing w:before="0"/>
              <w:rPr>
                <w:rFonts w:ascii="Johnston100 Light" w:hAnsi="Johnston100 Light"/>
                <w:b/>
                <w:bCs/>
                <w:sz w:val="20"/>
                <w:szCs w:val="20"/>
                <w:lang w:eastAsia="en-GB"/>
              </w:rPr>
            </w:pPr>
            <w:r w:rsidRPr="00D95BDD">
              <w:rPr>
                <w:rFonts w:ascii="Johnston100 Light" w:hAnsi="Johnston100 Light"/>
                <w:b/>
                <w:bCs/>
                <w:color w:val="FFFFFF"/>
                <w:sz w:val="20"/>
                <w:szCs w:val="20"/>
              </w:rPr>
              <w:lastRenderedPageBreak/>
              <w:t>Benefit</w:t>
            </w:r>
          </w:p>
        </w:tc>
      </w:tr>
      <w:bookmarkStart w:id="10" w:name="benefits"/>
      <w:tr w:rsidR="00F13BF4" w:rsidRPr="009861D2" w14:paraId="64EDCBF8" w14:textId="77777777" w:rsidTr="005139FF">
        <w:trPr>
          <w:trHeight w:val="2322"/>
        </w:trPr>
        <w:tc>
          <w:tcPr>
            <w:tcW w:w="10462" w:type="dxa"/>
            <w:gridSpan w:val="11"/>
          </w:tcPr>
          <w:p w14:paraId="0D884E1C" w14:textId="7FD1606A" w:rsidR="00F13BF4" w:rsidRPr="00D95BDD" w:rsidRDefault="00CA2621" w:rsidP="0029760E">
            <w:pPr>
              <w:spacing w:before="60" w:after="60"/>
              <w:rPr>
                <w:rFonts w:ascii="Johnston100 Light" w:hAnsi="Johnston100 Light" w:cs="Arial"/>
                <w:b/>
                <w:sz w:val="20"/>
                <w:szCs w:val="20"/>
              </w:rPr>
            </w:pPr>
            <w:r w:rsidRPr="00D95BDD">
              <w:rPr>
                <w:rFonts w:ascii="Johnston100 Light" w:hAnsi="Johnston100 Light" w:cs="Arial"/>
                <w:b/>
                <w:sz w:val="20"/>
                <w:szCs w:val="20"/>
              </w:rPr>
              <w:fldChar w:fldCharType="begin"/>
            </w:r>
            <w:r w:rsidRPr="00D95BDD">
              <w:rPr>
                <w:rFonts w:ascii="Johnston100 Light" w:hAnsi="Johnston100 Light" w:cs="Arial"/>
                <w:b/>
                <w:sz w:val="20"/>
                <w:szCs w:val="20"/>
              </w:rPr>
              <w:instrText xml:space="preserve"> HYPERLINK  \l "benefits" \o "Please provide details of expected benefits, ensuring they are measureable where possible" </w:instrText>
            </w:r>
            <w:r w:rsidRPr="00D95BDD">
              <w:rPr>
                <w:rFonts w:ascii="Johnston100 Light" w:hAnsi="Johnston100 Light" w:cs="Arial"/>
                <w:b/>
                <w:sz w:val="20"/>
                <w:szCs w:val="20"/>
              </w:rPr>
              <w:fldChar w:fldCharType="separate"/>
            </w:r>
            <w:r w:rsidR="00F13BF4" w:rsidRPr="00D95BDD">
              <w:rPr>
                <w:rStyle w:val="Hyperlink"/>
                <w:rFonts w:ascii="Johnston100 Light" w:hAnsi="Johnston100 Light" w:cs="Arial"/>
                <w:b/>
                <w:color w:val="auto"/>
                <w:sz w:val="20"/>
                <w:szCs w:val="20"/>
                <w:u w:val="none"/>
              </w:rPr>
              <w:t>Description of Expected Benefits:</w:t>
            </w:r>
            <w:r w:rsidRPr="00D95BDD">
              <w:rPr>
                <w:rFonts w:ascii="Johnston100 Light" w:hAnsi="Johnston100 Light" w:cs="Arial"/>
                <w:b/>
                <w:sz w:val="20"/>
                <w:szCs w:val="20"/>
              </w:rPr>
              <w:fldChar w:fldCharType="end"/>
            </w:r>
            <w:r w:rsidR="004B1F9B" w:rsidRPr="00D95BDD">
              <w:rPr>
                <w:rFonts w:ascii="Johnston100 Light" w:hAnsi="Johnston100 Light" w:cs="Arial"/>
                <w:b/>
                <w:sz w:val="20"/>
                <w:szCs w:val="20"/>
              </w:rPr>
              <w:t xml:space="preserve"> </w:t>
            </w:r>
          </w:p>
          <w:bookmarkEnd w:id="10"/>
          <w:p w14:paraId="45FB5666" w14:textId="1C007F5C" w:rsidR="00F13BF4" w:rsidRPr="00D95BDD" w:rsidRDefault="000E7D8E" w:rsidP="0029760E">
            <w:pPr>
              <w:spacing w:before="60" w:after="60"/>
              <w:rPr>
                <w:rFonts w:ascii="Johnston100 Light" w:hAnsi="Johnston100 Light" w:cs="Arial"/>
                <w:sz w:val="20"/>
                <w:szCs w:val="20"/>
              </w:rPr>
            </w:pPr>
            <w:r w:rsidRPr="00D95BDD">
              <w:rPr>
                <w:rFonts w:ascii="Johnston100 Light" w:hAnsi="Johnston100 Light" w:cs="Arial"/>
                <w:sz w:val="20"/>
                <w:szCs w:val="20"/>
              </w:rPr>
              <w:t xml:space="preserve"> </w:t>
            </w:r>
            <w:permStart w:id="228227036" w:edGrp="everyone"/>
            <w:r w:rsidRPr="00D95BDD">
              <w:rPr>
                <w:rFonts w:ascii="Johnston100 Light" w:hAnsi="Johnston100 Light" w:cs="Arial"/>
                <w:bCs/>
                <w:sz w:val="20"/>
                <w:szCs w:val="20"/>
              </w:rPr>
              <w:t xml:space="preserve">    </w:t>
            </w:r>
            <w:r w:rsidRPr="00D95BDD">
              <w:rPr>
                <w:rFonts w:ascii="Johnston100 Light" w:hAnsi="Johnston100 Light" w:cs="Arial"/>
                <w:sz w:val="20"/>
                <w:szCs w:val="20"/>
              </w:rPr>
              <w:t xml:space="preserve"> </w:t>
            </w:r>
            <w:permEnd w:id="228227036"/>
            <w:r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w:t>
            </w:r>
          </w:p>
          <w:p w14:paraId="4E86E8FF" w14:textId="77777777" w:rsidR="002A2CC2" w:rsidRPr="00D95BDD" w:rsidRDefault="002A2CC2" w:rsidP="0029760E">
            <w:pPr>
              <w:spacing w:before="60" w:after="60"/>
              <w:rPr>
                <w:rFonts w:ascii="Johnston100 Light" w:hAnsi="Johnston100 Light" w:cs="Arial"/>
                <w:sz w:val="20"/>
                <w:szCs w:val="20"/>
              </w:rPr>
            </w:pPr>
          </w:p>
          <w:p w14:paraId="6D25B0A0" w14:textId="77777777" w:rsidR="002A2CC2" w:rsidRPr="00D95BDD" w:rsidRDefault="002A2CC2" w:rsidP="0029760E">
            <w:pPr>
              <w:spacing w:before="60" w:after="60"/>
              <w:rPr>
                <w:rFonts w:ascii="Johnston100 Light" w:hAnsi="Johnston100 Light" w:cs="Arial"/>
                <w:sz w:val="20"/>
                <w:szCs w:val="20"/>
              </w:rPr>
            </w:pPr>
          </w:p>
          <w:p w14:paraId="45FE1A5F" w14:textId="77777777" w:rsidR="002A2CC2" w:rsidRPr="00D95BDD" w:rsidRDefault="002A2CC2" w:rsidP="0029760E">
            <w:pPr>
              <w:spacing w:before="60" w:after="60"/>
              <w:rPr>
                <w:rFonts w:ascii="Johnston100 Light" w:hAnsi="Johnston100 Light" w:cs="Arial"/>
                <w:sz w:val="20"/>
                <w:szCs w:val="20"/>
              </w:rPr>
            </w:pPr>
          </w:p>
          <w:p w14:paraId="6DAA4DB3" w14:textId="77777777" w:rsidR="002A2CC2" w:rsidRPr="00D95BDD" w:rsidRDefault="002A2CC2" w:rsidP="0029760E">
            <w:pPr>
              <w:spacing w:before="60" w:after="60"/>
              <w:rPr>
                <w:rFonts w:ascii="Johnston100 Light" w:hAnsi="Johnston100 Light" w:cs="Arial"/>
                <w:sz w:val="20"/>
                <w:szCs w:val="20"/>
              </w:rPr>
            </w:pPr>
          </w:p>
          <w:p w14:paraId="46872D65" w14:textId="39090AD8" w:rsidR="002A2CC2" w:rsidRPr="00D95BDD" w:rsidRDefault="002A2CC2" w:rsidP="0029760E">
            <w:pPr>
              <w:spacing w:before="60" w:after="60"/>
              <w:rPr>
                <w:rFonts w:ascii="Johnston100 Light" w:hAnsi="Johnston100 Light" w:cs="Arial"/>
                <w:sz w:val="20"/>
                <w:szCs w:val="20"/>
              </w:rPr>
            </w:pPr>
          </w:p>
          <w:p w14:paraId="2AF1D0CB" w14:textId="19E3CACC" w:rsidR="00035496" w:rsidRPr="00D95BDD" w:rsidRDefault="00035496" w:rsidP="0029760E">
            <w:pPr>
              <w:spacing w:before="60" w:after="60"/>
              <w:rPr>
                <w:rFonts w:ascii="Johnston100 Light" w:hAnsi="Johnston100 Light" w:cs="Arial"/>
                <w:sz w:val="20"/>
                <w:szCs w:val="20"/>
              </w:rPr>
            </w:pPr>
          </w:p>
          <w:p w14:paraId="52E7BFC9" w14:textId="1FB56D65" w:rsidR="00035496" w:rsidRPr="00D95BDD" w:rsidRDefault="00035496" w:rsidP="0029760E">
            <w:pPr>
              <w:spacing w:before="60" w:after="60"/>
              <w:rPr>
                <w:rFonts w:ascii="Johnston100 Light" w:hAnsi="Johnston100 Light" w:cs="Arial"/>
                <w:sz w:val="20"/>
                <w:szCs w:val="20"/>
              </w:rPr>
            </w:pPr>
          </w:p>
          <w:p w14:paraId="5F36A80C" w14:textId="77777777" w:rsidR="00F05B65" w:rsidRPr="00D95BDD" w:rsidRDefault="00F05B65" w:rsidP="0029760E">
            <w:pPr>
              <w:spacing w:before="60" w:after="60"/>
              <w:rPr>
                <w:rFonts w:ascii="Johnston100 Light" w:hAnsi="Johnston100 Light" w:cs="Arial"/>
                <w:sz w:val="20"/>
                <w:szCs w:val="20"/>
              </w:rPr>
            </w:pPr>
          </w:p>
          <w:p w14:paraId="41293547" w14:textId="1DE116DC" w:rsidR="00F05B65" w:rsidRPr="00D95BDD" w:rsidRDefault="00F05B65" w:rsidP="0029760E">
            <w:pPr>
              <w:spacing w:before="60" w:after="60"/>
              <w:rPr>
                <w:rFonts w:ascii="Johnston100 Light" w:hAnsi="Johnston100 Light" w:cs="Arial"/>
                <w:sz w:val="20"/>
                <w:szCs w:val="20"/>
              </w:rPr>
            </w:pPr>
          </w:p>
        </w:tc>
      </w:tr>
      <w:tr w:rsidR="00F13BF4" w:rsidRPr="009861D2" w14:paraId="2C10749C" w14:textId="77777777" w:rsidTr="005139FF">
        <w:trPr>
          <w:trHeight w:val="397"/>
        </w:trPr>
        <w:tc>
          <w:tcPr>
            <w:tcW w:w="10462" w:type="dxa"/>
            <w:gridSpan w:val="11"/>
            <w:shd w:val="clear" w:color="auto" w:fill="215868" w:themeFill="accent5" w:themeFillShade="80"/>
            <w:vAlign w:val="center"/>
          </w:tcPr>
          <w:p w14:paraId="11B6C782" w14:textId="77777777" w:rsidR="00F13BF4" w:rsidRPr="00D95BDD" w:rsidRDefault="00F13BF4" w:rsidP="0029760E">
            <w:pPr>
              <w:spacing w:before="60" w:after="60"/>
              <w:rPr>
                <w:rFonts w:ascii="Johnston100 Light" w:hAnsi="Johnston100 Light" w:cs="Arial"/>
                <w:b/>
                <w:color w:val="FFFFFF" w:themeColor="background1"/>
                <w:sz w:val="20"/>
                <w:szCs w:val="20"/>
              </w:rPr>
            </w:pPr>
            <w:r w:rsidRPr="00D95BDD">
              <w:rPr>
                <w:rFonts w:ascii="Johnston100 Light" w:hAnsi="Johnston100 Light" w:cs="Arial"/>
                <w:b/>
                <w:color w:val="FFFFFF" w:themeColor="background1"/>
                <w:sz w:val="20"/>
                <w:szCs w:val="20"/>
              </w:rPr>
              <w:t>a) Applicability of Benefit:</w:t>
            </w:r>
          </w:p>
        </w:tc>
      </w:tr>
      <w:tr w:rsidR="00F13BF4" w:rsidRPr="003D3595" w14:paraId="70AAEE53" w14:textId="77777777" w:rsidTr="005139FF">
        <w:trPr>
          <w:trHeight w:val="434"/>
        </w:trPr>
        <w:tc>
          <w:tcPr>
            <w:tcW w:w="10462" w:type="dxa"/>
            <w:gridSpan w:val="11"/>
          </w:tcPr>
          <w:p w14:paraId="1F35DEA4" w14:textId="07398BB4" w:rsidR="00F13BF4" w:rsidRPr="00D95BDD" w:rsidRDefault="00F13BF4" w:rsidP="00EB7E95">
            <w:pPr>
              <w:pStyle w:val="Heading2"/>
              <w:keepNext w:val="0"/>
              <w:spacing w:before="60" w:after="120"/>
              <w:rPr>
                <w:rFonts w:ascii="Johnston100 Light" w:hAnsi="Johnston100 Light"/>
                <w:i/>
                <w:iCs/>
                <w:color w:val="auto"/>
                <w:sz w:val="20"/>
                <w:szCs w:val="20"/>
              </w:rPr>
            </w:pPr>
            <w:r w:rsidRPr="00D95BDD">
              <w:rPr>
                <w:rFonts w:ascii="Johnston100 Light" w:hAnsi="Johnston100 Light"/>
                <w:color w:val="auto"/>
                <w:sz w:val="20"/>
                <w:szCs w:val="20"/>
              </w:rPr>
              <w:t>Scope of Benefit:</w:t>
            </w:r>
            <w:r w:rsidR="00EB7E95" w:rsidRPr="00D95BDD">
              <w:rPr>
                <w:rFonts w:ascii="Johnston100 Light" w:hAnsi="Johnston100 Light"/>
                <w:color w:val="auto"/>
                <w:sz w:val="20"/>
                <w:szCs w:val="20"/>
              </w:rPr>
              <w:t xml:space="preserve"> </w:t>
            </w:r>
            <w:hyperlink w:anchor="Selection" w:tooltip="Select an option by placing an 'x'" w:history="1">
              <w:r w:rsidR="000E7D8E" w:rsidRPr="00D95BDD">
                <w:rPr>
                  <w:rStyle w:val="Hyperlink"/>
                  <w:rFonts w:ascii="Johnston100 Light" w:hAnsi="Johnston100 Light" w:cs="Arial"/>
                  <w:color w:val="FF0000"/>
                  <w:sz w:val="20"/>
                  <w:szCs w:val="20"/>
                  <w:u w:val="none"/>
                </w:rPr>
                <w:t>*</w:t>
              </w:r>
            </w:hyperlink>
            <w:r w:rsidR="000E7D8E" w:rsidRPr="00D95BDD">
              <w:rPr>
                <w:rFonts w:ascii="Johnston100 Light" w:hAnsi="Johnston100 Light" w:cs="Arial"/>
                <w:color w:val="auto"/>
                <w:sz w:val="20"/>
                <w:szCs w:val="20"/>
              </w:rPr>
              <w:t xml:space="preserve"> </w:t>
            </w:r>
            <w:r w:rsidR="000E7D8E" w:rsidRPr="00D95BDD">
              <w:rPr>
                <w:rFonts w:ascii="Johnston100 Light" w:hAnsi="Johnston100 Light" w:cs="Arial"/>
                <w:b/>
                <w:color w:val="auto"/>
                <w:sz w:val="20"/>
                <w:szCs w:val="20"/>
              </w:rPr>
              <w:t xml:space="preserve"> </w:t>
            </w:r>
            <w:permStart w:id="912070648" w:edGrp="everyone"/>
            <w:r w:rsidR="000E7D8E" w:rsidRPr="00D95BDD">
              <w:rPr>
                <w:rFonts w:ascii="Johnston100 Light" w:hAnsi="Johnston100 Light" w:cs="Arial"/>
                <w:bCs/>
                <w:color w:val="auto"/>
                <w:sz w:val="20"/>
                <w:szCs w:val="20"/>
              </w:rPr>
              <w:t xml:space="preserve">    </w:t>
            </w:r>
            <w:permEnd w:id="912070648"/>
            <w:r w:rsidR="000E7D8E" w:rsidRPr="00D95BDD">
              <w:rPr>
                <w:rFonts w:ascii="Johnston100 Light" w:hAnsi="Johnston100 Light" w:cs="Arial"/>
                <w:color w:val="auto"/>
                <w:sz w:val="20"/>
                <w:szCs w:val="20"/>
              </w:rPr>
              <w:t xml:space="preserve"> </w:t>
            </w:r>
            <w:r w:rsidRPr="00D95BDD">
              <w:rPr>
                <w:rFonts w:ascii="Johnston100 Light" w:hAnsi="Johnston100 Light" w:cs="Arial"/>
                <w:color w:val="auto"/>
                <w:sz w:val="20"/>
                <w:szCs w:val="20"/>
              </w:rPr>
              <w:t xml:space="preserve">Full Project    </w:t>
            </w:r>
            <w:r w:rsidR="000E7D8E" w:rsidRPr="00D95BDD">
              <w:rPr>
                <w:rFonts w:ascii="Johnston100 Light" w:hAnsi="Johnston100 Light" w:cs="Arial"/>
                <w:b/>
                <w:color w:val="auto"/>
                <w:sz w:val="20"/>
                <w:szCs w:val="20"/>
              </w:rPr>
              <w:t xml:space="preserve"> </w:t>
            </w:r>
            <w:permStart w:id="1216310400" w:edGrp="everyone"/>
            <w:r w:rsidR="000E7D8E" w:rsidRPr="00D95BDD">
              <w:rPr>
                <w:rFonts w:ascii="Johnston100 Light" w:hAnsi="Johnston100 Light" w:cs="Arial"/>
                <w:bCs/>
                <w:color w:val="auto"/>
                <w:sz w:val="20"/>
                <w:szCs w:val="20"/>
              </w:rPr>
              <w:t xml:space="preserve">    </w:t>
            </w:r>
            <w:permEnd w:id="1216310400"/>
            <w:r w:rsidRPr="00D95BDD">
              <w:rPr>
                <w:rFonts w:ascii="Johnston100 Light" w:hAnsi="Johnston100 Light" w:cs="Arial"/>
                <w:color w:val="auto"/>
                <w:sz w:val="20"/>
                <w:szCs w:val="20"/>
              </w:rPr>
              <w:t xml:space="preserve">  Partial Project    </w:t>
            </w:r>
            <w:r w:rsidR="000E7D8E" w:rsidRPr="00D95BDD">
              <w:rPr>
                <w:rFonts w:ascii="Johnston100 Light" w:hAnsi="Johnston100 Light" w:cs="Arial"/>
                <w:b/>
                <w:color w:val="auto"/>
                <w:sz w:val="20"/>
                <w:szCs w:val="20"/>
              </w:rPr>
              <w:t xml:space="preserve"> </w:t>
            </w:r>
            <w:permStart w:id="485307655" w:edGrp="everyone"/>
            <w:r w:rsidR="000E7D8E" w:rsidRPr="00D95BDD">
              <w:rPr>
                <w:rFonts w:ascii="Johnston100 Light" w:hAnsi="Johnston100 Light" w:cs="Arial"/>
                <w:bCs/>
                <w:color w:val="auto"/>
                <w:sz w:val="20"/>
                <w:szCs w:val="20"/>
              </w:rPr>
              <w:t xml:space="preserve">    </w:t>
            </w:r>
            <w:permEnd w:id="485307655"/>
            <w:r w:rsidRPr="00D95BDD">
              <w:rPr>
                <w:rFonts w:ascii="Johnston100 Light" w:hAnsi="Johnston100 Light" w:cs="Arial"/>
                <w:color w:val="auto"/>
                <w:sz w:val="20"/>
                <w:szCs w:val="20"/>
              </w:rPr>
              <w:t xml:space="preserve"> Trial Only   </w:t>
            </w:r>
            <w:r w:rsidR="000E7D8E" w:rsidRPr="00D95BDD">
              <w:rPr>
                <w:rFonts w:ascii="Johnston100 Light" w:hAnsi="Johnston100 Light" w:cs="Arial"/>
                <w:b/>
                <w:color w:val="auto"/>
                <w:sz w:val="20"/>
                <w:szCs w:val="20"/>
              </w:rPr>
              <w:t xml:space="preserve"> </w:t>
            </w:r>
            <w:permStart w:id="1902919216" w:edGrp="everyone"/>
            <w:r w:rsidR="000E7D8E" w:rsidRPr="00D95BDD">
              <w:rPr>
                <w:rFonts w:ascii="Johnston100 Light" w:hAnsi="Johnston100 Light" w:cs="Arial"/>
                <w:bCs/>
                <w:color w:val="auto"/>
                <w:sz w:val="20"/>
                <w:szCs w:val="20"/>
              </w:rPr>
              <w:t xml:space="preserve">    </w:t>
            </w:r>
            <w:permEnd w:id="1902919216"/>
            <w:r w:rsidRPr="00D95BDD">
              <w:rPr>
                <w:rFonts w:ascii="Johnston100 Light" w:hAnsi="Johnston100 Light" w:cs="Arial"/>
                <w:color w:val="auto"/>
                <w:sz w:val="20"/>
                <w:szCs w:val="20"/>
              </w:rPr>
              <w:t xml:space="preserve">  Trial and Business as Usual Op</w:t>
            </w:r>
            <w:r w:rsidR="00356E85" w:rsidRPr="00D95BDD">
              <w:rPr>
                <w:rFonts w:ascii="Johnston100 Light" w:hAnsi="Johnston100 Light" w:cs="Arial"/>
                <w:color w:val="auto"/>
                <w:sz w:val="20"/>
                <w:szCs w:val="20"/>
              </w:rPr>
              <w:t>s</w:t>
            </w:r>
          </w:p>
        </w:tc>
      </w:tr>
      <w:tr w:rsidR="00F13BF4" w:rsidRPr="003D3595" w14:paraId="55550031" w14:textId="77777777" w:rsidTr="005139FF">
        <w:trPr>
          <w:trHeight w:val="444"/>
        </w:trPr>
        <w:tc>
          <w:tcPr>
            <w:tcW w:w="10462" w:type="dxa"/>
            <w:gridSpan w:val="11"/>
            <w:shd w:val="clear" w:color="auto" w:fill="92CDDC" w:themeFill="accent5" w:themeFillTint="99"/>
          </w:tcPr>
          <w:p w14:paraId="732B0B14" w14:textId="21D8FC92" w:rsidR="00F13BF4" w:rsidRPr="00D95BDD" w:rsidRDefault="00F13BF4" w:rsidP="00C87B11">
            <w:pPr>
              <w:pStyle w:val="Heading2"/>
              <w:keepNext w:val="0"/>
              <w:spacing w:before="60" w:after="120"/>
              <w:rPr>
                <w:rFonts w:ascii="Johnston100 Light" w:hAnsi="Johnston100 Light"/>
                <w:i/>
                <w:iCs/>
                <w:color w:val="auto"/>
                <w:sz w:val="20"/>
                <w:szCs w:val="20"/>
              </w:rPr>
            </w:pPr>
            <w:r w:rsidRPr="00D95BDD">
              <w:rPr>
                <w:rFonts w:ascii="Johnston100 Light" w:hAnsi="Johnston100 Light"/>
                <w:color w:val="auto"/>
                <w:sz w:val="20"/>
                <w:szCs w:val="20"/>
              </w:rPr>
              <w:t>Duration of Benefit (Asset Life Span, Construction Period, Trial):</w:t>
            </w:r>
            <w:permStart w:id="691369735" w:edGrp="everyone"/>
            <w:r w:rsidR="0059547D" w:rsidRPr="00D95BDD">
              <w:rPr>
                <w:rFonts w:ascii="Johnston100 Light" w:hAnsi="Johnston100 Light" w:cs="Arial"/>
                <w:bCs/>
                <w:color w:val="auto"/>
                <w:sz w:val="20"/>
                <w:szCs w:val="20"/>
              </w:rPr>
              <w:t xml:space="preserve">    </w:t>
            </w:r>
            <w:permEnd w:id="691369735"/>
            <w:r w:rsidR="0059547D" w:rsidRPr="00D95BDD">
              <w:rPr>
                <w:rFonts w:ascii="Johnston100 Light" w:hAnsi="Johnston100 Light" w:cs="Arial"/>
                <w:color w:val="auto"/>
                <w:sz w:val="20"/>
                <w:szCs w:val="20"/>
              </w:rPr>
              <w:t xml:space="preserve"> </w:t>
            </w:r>
            <w:r w:rsidR="00856324" w:rsidRPr="00D95BDD">
              <w:rPr>
                <w:rFonts w:ascii="Johnston100 Light" w:hAnsi="Johnston100 Light" w:cs="Arial"/>
                <w:color w:val="auto"/>
                <w:sz w:val="20"/>
                <w:szCs w:val="20"/>
              </w:rPr>
              <w:t xml:space="preserve"> months</w:t>
            </w:r>
            <w:r w:rsidR="00CA2621" w:rsidRPr="00D95BDD">
              <w:rPr>
                <w:rFonts w:ascii="Johnston100 Light" w:hAnsi="Johnston100 Light" w:cs="Arial"/>
                <w:color w:val="auto"/>
                <w:sz w:val="20"/>
                <w:szCs w:val="20"/>
              </w:rPr>
              <w:t xml:space="preserve"> – specify:  </w:t>
            </w:r>
            <w:r w:rsidR="000E7D8E" w:rsidRPr="00D95BDD">
              <w:rPr>
                <w:rFonts w:ascii="Johnston100 Light" w:hAnsi="Johnston100 Light" w:cs="Arial"/>
                <w:b/>
                <w:color w:val="auto"/>
                <w:sz w:val="20"/>
                <w:szCs w:val="20"/>
              </w:rPr>
              <w:t xml:space="preserve"> </w:t>
            </w:r>
            <w:permStart w:id="296968208" w:edGrp="everyone"/>
            <w:r w:rsidR="000E7D8E" w:rsidRPr="00D95BDD">
              <w:rPr>
                <w:rFonts w:ascii="Johnston100 Light" w:hAnsi="Johnston100 Light" w:cs="Arial"/>
                <w:bCs/>
                <w:color w:val="auto"/>
                <w:sz w:val="20"/>
                <w:szCs w:val="20"/>
              </w:rPr>
              <w:t xml:space="preserve">    </w:t>
            </w:r>
            <w:permEnd w:id="296968208"/>
            <w:r w:rsidR="000E7D8E" w:rsidRPr="00D95BDD">
              <w:rPr>
                <w:rFonts w:ascii="Johnston100 Light" w:hAnsi="Johnston100 Light" w:cs="Arial"/>
                <w:color w:val="auto"/>
                <w:sz w:val="20"/>
                <w:szCs w:val="20"/>
              </w:rPr>
              <w:t xml:space="preserve"> </w:t>
            </w:r>
          </w:p>
        </w:tc>
      </w:tr>
      <w:tr w:rsidR="00F13BF4" w:rsidRPr="00626EE2" w14:paraId="6726508F" w14:textId="77777777" w:rsidTr="005139FF">
        <w:trPr>
          <w:trHeight w:val="397"/>
        </w:trPr>
        <w:tc>
          <w:tcPr>
            <w:tcW w:w="10462" w:type="dxa"/>
            <w:gridSpan w:val="11"/>
            <w:tcBorders>
              <w:bottom w:val="single" w:sz="4" w:space="0" w:color="BFBFBF" w:themeColor="background1" w:themeShade="BF"/>
            </w:tcBorders>
            <w:shd w:val="clear" w:color="auto" w:fill="DAEEF3" w:themeFill="accent5" w:themeFillTint="33"/>
            <w:vAlign w:val="center"/>
          </w:tcPr>
          <w:p w14:paraId="42121276" w14:textId="49B0DB65" w:rsidR="00AB73C3" w:rsidRPr="00D95BDD" w:rsidRDefault="007361B5" w:rsidP="00AB73C3">
            <w:pPr>
              <w:spacing w:before="60" w:after="120"/>
              <w:rPr>
                <w:rFonts w:ascii="Johnston100 Light" w:hAnsi="Johnston100 Light" w:cs="Arial"/>
                <w:sz w:val="20"/>
                <w:szCs w:val="20"/>
              </w:rPr>
            </w:pPr>
            <w:r w:rsidRPr="00D95BDD">
              <w:rPr>
                <w:rFonts w:ascii="Johnston100 Light" w:hAnsi="Johnston100 Light" w:cs="Arial"/>
                <w:b/>
                <w:sz w:val="20"/>
                <w:szCs w:val="20"/>
              </w:rPr>
              <w:t>Location of benefit</w:t>
            </w:r>
            <w:r w:rsidR="00F13BF4" w:rsidRPr="00D95BDD">
              <w:rPr>
                <w:rFonts w:ascii="Johnston100 Light" w:hAnsi="Johnston100 Light" w:cs="Arial"/>
                <w:b/>
                <w:sz w:val="20"/>
                <w:szCs w:val="20"/>
              </w:rPr>
              <w:t>:</w:t>
            </w:r>
            <w:r w:rsidR="00551AAD" w:rsidRPr="00D95BDD">
              <w:rPr>
                <w:rFonts w:ascii="Johnston100 Light" w:hAnsi="Johnston100 Light" w:cs="Arial"/>
                <w:b/>
                <w:sz w:val="20"/>
                <w:szCs w:val="20"/>
              </w:rPr>
              <w:t xml:space="preserve">  </w:t>
            </w:r>
            <w:r w:rsidR="00F73DA3" w:rsidRPr="00D95BDD">
              <w:rPr>
                <w:rFonts w:ascii="Johnston100 Light" w:hAnsi="Johnston100 Light" w:cs="Arial"/>
                <w:b/>
                <w:sz w:val="20"/>
                <w:szCs w:val="20"/>
              </w:rPr>
              <w:t xml:space="preserve"> </w:t>
            </w:r>
            <w:hyperlink w:anchor="Selection" w:tooltip="Select an option by placing an 'x'" w:history="1">
              <w:r w:rsidR="000E7D8E" w:rsidRPr="00D95BDD">
                <w:rPr>
                  <w:rStyle w:val="Hyperlink"/>
                  <w:rFonts w:ascii="Johnston100 Light" w:hAnsi="Johnston100 Light" w:cs="Arial"/>
                  <w:color w:val="FF0000"/>
                  <w:sz w:val="20"/>
                  <w:szCs w:val="20"/>
                  <w:u w:val="none"/>
                </w:rPr>
                <w:t>*</w:t>
              </w:r>
            </w:hyperlink>
            <w:r w:rsidR="000E7D8E" w:rsidRPr="00D95BDD">
              <w:rPr>
                <w:rFonts w:ascii="Johnston100 Light" w:hAnsi="Johnston100 Light" w:cs="Arial"/>
                <w:color w:val="FFFFFF" w:themeColor="background1"/>
                <w:sz w:val="20"/>
                <w:szCs w:val="20"/>
              </w:rPr>
              <w:t xml:space="preserve"> </w:t>
            </w:r>
            <w:r w:rsidR="000E7D8E" w:rsidRPr="00D95BDD">
              <w:rPr>
                <w:rFonts w:ascii="Johnston100 Light" w:hAnsi="Johnston100 Light" w:cs="Arial"/>
                <w:b/>
                <w:color w:val="FFFFFF" w:themeColor="background1"/>
                <w:sz w:val="20"/>
                <w:szCs w:val="20"/>
              </w:rPr>
              <w:t xml:space="preserve"> </w:t>
            </w:r>
            <w:permStart w:id="2140038290" w:edGrp="everyone"/>
            <w:r w:rsidR="0059547D" w:rsidRPr="00D95BDD">
              <w:rPr>
                <w:rFonts w:ascii="Johnston100 Light" w:hAnsi="Johnston100 Light" w:cs="Arial"/>
                <w:bCs/>
                <w:sz w:val="20"/>
                <w:szCs w:val="20"/>
              </w:rPr>
              <w:t xml:space="preserve">    </w:t>
            </w:r>
            <w:permEnd w:id="2140038290"/>
            <w:r w:rsidR="0059547D" w:rsidRPr="00D95BDD">
              <w:rPr>
                <w:rFonts w:ascii="Johnston100 Light" w:hAnsi="Johnston100 Light" w:cs="Arial"/>
                <w:sz w:val="20"/>
                <w:szCs w:val="20"/>
              </w:rPr>
              <w:t xml:space="preserve"> </w:t>
            </w:r>
            <w:r w:rsidR="00712374" w:rsidRPr="00D95BDD">
              <w:rPr>
                <w:rFonts w:ascii="Johnston100 Light" w:hAnsi="Johnston100 Light" w:cs="Arial"/>
                <w:sz w:val="20"/>
                <w:szCs w:val="20"/>
              </w:rPr>
              <w:t xml:space="preserve"> </w:t>
            </w:r>
            <w:r w:rsidR="00F13BF4" w:rsidRPr="00D95BDD">
              <w:rPr>
                <w:rFonts w:ascii="Johnston100 Light" w:hAnsi="Johnston100 Light" w:cs="Arial"/>
                <w:sz w:val="20"/>
                <w:szCs w:val="20"/>
              </w:rPr>
              <w:t>Sit</w:t>
            </w:r>
            <w:r w:rsidR="00712374" w:rsidRPr="00D95BDD">
              <w:rPr>
                <w:rFonts w:ascii="Johnston100 Light" w:hAnsi="Johnston100 Light" w:cs="Arial"/>
                <w:sz w:val="20"/>
                <w:szCs w:val="20"/>
              </w:rPr>
              <w:t xml:space="preserve">e </w:t>
            </w:r>
            <w:r w:rsidR="00F13BF4" w:rsidRPr="00D95BDD">
              <w:rPr>
                <w:rFonts w:ascii="Johnston100 Light" w:hAnsi="Johnston100 Light" w:cs="Arial"/>
                <w:sz w:val="20"/>
                <w:szCs w:val="20"/>
              </w:rPr>
              <w:t xml:space="preserve">Specific  </w:t>
            </w:r>
            <w:r w:rsidR="00F73DA3" w:rsidRPr="00D95BDD">
              <w:rPr>
                <w:rFonts w:ascii="Johnston100 Light" w:hAnsi="Johnston100 Light" w:cs="Arial"/>
                <w:sz w:val="20"/>
                <w:szCs w:val="20"/>
              </w:rPr>
              <w:t xml:space="preserve">   </w:t>
            </w:r>
            <w:r w:rsidR="000E7D8E" w:rsidRPr="00D95BDD">
              <w:rPr>
                <w:rFonts w:ascii="Johnston100 Light" w:hAnsi="Johnston100 Light" w:cs="Arial"/>
                <w:b/>
                <w:sz w:val="20"/>
                <w:szCs w:val="20"/>
              </w:rPr>
              <w:t xml:space="preserve"> </w:t>
            </w:r>
            <w:permStart w:id="840722296" w:edGrp="everyone"/>
            <w:r w:rsidR="000E7D8E" w:rsidRPr="00D95BDD">
              <w:rPr>
                <w:rFonts w:ascii="Johnston100 Light" w:hAnsi="Johnston100 Light" w:cs="Arial"/>
                <w:bCs/>
                <w:sz w:val="20"/>
                <w:szCs w:val="20"/>
              </w:rPr>
              <w:t xml:space="preserve">    </w:t>
            </w:r>
            <w:permEnd w:id="840722296"/>
            <w:r w:rsidR="000E7D8E" w:rsidRPr="00D95BDD">
              <w:rPr>
                <w:rFonts w:ascii="Johnston100 Light" w:hAnsi="Johnston100 Light" w:cs="Arial"/>
                <w:sz w:val="20"/>
                <w:szCs w:val="20"/>
              </w:rPr>
              <w:t xml:space="preserve"> </w:t>
            </w:r>
            <w:r w:rsidR="00712374"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Pan-London    </w:t>
            </w:r>
            <w:r w:rsidR="000E7D8E" w:rsidRPr="00D95BDD">
              <w:rPr>
                <w:rFonts w:ascii="Johnston100 Light" w:hAnsi="Johnston100 Light" w:cs="Arial"/>
                <w:b/>
                <w:sz w:val="20"/>
                <w:szCs w:val="20"/>
              </w:rPr>
              <w:t xml:space="preserve"> </w:t>
            </w:r>
            <w:permStart w:id="101016752" w:edGrp="everyone"/>
            <w:r w:rsidR="000E7D8E" w:rsidRPr="00D95BDD">
              <w:rPr>
                <w:rFonts w:ascii="Johnston100 Light" w:hAnsi="Johnston100 Light" w:cs="Arial"/>
                <w:bCs/>
                <w:sz w:val="20"/>
                <w:szCs w:val="20"/>
              </w:rPr>
              <w:t xml:space="preserve">    </w:t>
            </w:r>
            <w:permEnd w:id="101016752"/>
            <w:r w:rsidR="000E7D8E"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National   </w:t>
            </w:r>
            <w:r w:rsidR="000E7D8E" w:rsidRPr="00D95BDD">
              <w:rPr>
                <w:rFonts w:ascii="Johnston100 Light" w:hAnsi="Johnston100 Light" w:cs="Arial"/>
                <w:b/>
                <w:sz w:val="20"/>
                <w:szCs w:val="20"/>
              </w:rPr>
              <w:t xml:space="preserve"> </w:t>
            </w:r>
            <w:permStart w:id="1932464548" w:edGrp="everyone"/>
            <w:r w:rsidR="000E7D8E" w:rsidRPr="00D95BDD">
              <w:rPr>
                <w:rFonts w:ascii="Johnston100 Light" w:hAnsi="Johnston100 Light" w:cs="Arial"/>
                <w:bCs/>
                <w:sz w:val="20"/>
                <w:szCs w:val="20"/>
              </w:rPr>
              <w:t xml:space="preserve">    </w:t>
            </w:r>
            <w:permEnd w:id="1932464548"/>
            <w:r w:rsidR="000E7D8E"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International   </w:t>
            </w:r>
            <w:r w:rsidR="000E7D8E" w:rsidRPr="00D95BDD">
              <w:rPr>
                <w:rFonts w:ascii="Johnston100 Light" w:hAnsi="Johnston100 Light" w:cs="Arial"/>
                <w:b/>
                <w:sz w:val="20"/>
                <w:szCs w:val="20"/>
              </w:rPr>
              <w:t xml:space="preserve"> </w:t>
            </w:r>
            <w:permStart w:id="1595015209" w:edGrp="everyone"/>
            <w:r w:rsidR="000E7D8E" w:rsidRPr="00D95BDD">
              <w:rPr>
                <w:rFonts w:ascii="Johnston100 Light" w:hAnsi="Johnston100 Light" w:cs="Arial"/>
                <w:bCs/>
                <w:sz w:val="20"/>
                <w:szCs w:val="20"/>
              </w:rPr>
              <w:t xml:space="preserve">    </w:t>
            </w:r>
            <w:permEnd w:id="1595015209"/>
            <w:r w:rsidR="000E7D8E" w:rsidRPr="00D95BDD">
              <w:rPr>
                <w:rFonts w:ascii="Johnston100 Light" w:hAnsi="Johnston100 Light" w:cs="Arial"/>
                <w:sz w:val="20"/>
                <w:szCs w:val="20"/>
              </w:rPr>
              <w:t xml:space="preserve"> </w:t>
            </w:r>
            <w:r w:rsidR="00AB73C3" w:rsidRPr="00D95BDD">
              <w:rPr>
                <w:rFonts w:ascii="Johnston100 Light" w:hAnsi="Johnston100 Light" w:cs="Arial"/>
                <w:sz w:val="20"/>
                <w:szCs w:val="20"/>
              </w:rPr>
              <w:t xml:space="preserve">  Laboratory           </w:t>
            </w:r>
          </w:p>
          <w:p w14:paraId="6CF3FC63" w14:textId="3987A5DA" w:rsidR="00F13BF4" w:rsidRPr="00D95BDD" w:rsidRDefault="00AB73C3" w:rsidP="00AB73C3">
            <w:pPr>
              <w:spacing w:before="60" w:after="120"/>
              <w:rPr>
                <w:rFonts w:ascii="Johnston100 Light" w:hAnsi="Johnston100 Light" w:cs="Arial"/>
                <w:sz w:val="20"/>
                <w:szCs w:val="20"/>
              </w:rPr>
            </w:pPr>
            <w:r w:rsidRPr="00D95BDD">
              <w:rPr>
                <w:rFonts w:ascii="Johnston100 Light" w:hAnsi="Johnston100 Light" w:cs="Arial"/>
                <w:sz w:val="20"/>
                <w:szCs w:val="20"/>
              </w:rPr>
              <w:t xml:space="preserve"> </w:t>
            </w:r>
            <w:r w:rsidR="000E7D8E" w:rsidRPr="00D95BDD">
              <w:rPr>
                <w:rFonts w:ascii="Johnston100 Light" w:hAnsi="Johnston100 Light" w:cs="Arial"/>
                <w:b/>
                <w:sz w:val="20"/>
                <w:szCs w:val="20"/>
              </w:rPr>
              <w:t xml:space="preserve"> </w:t>
            </w:r>
            <w:permStart w:id="900730811" w:edGrp="everyone"/>
            <w:r w:rsidR="000E7D8E" w:rsidRPr="00D95BDD">
              <w:rPr>
                <w:rFonts w:ascii="Johnston100 Light" w:hAnsi="Johnston100 Light" w:cs="Arial"/>
                <w:bCs/>
                <w:sz w:val="20"/>
                <w:szCs w:val="20"/>
              </w:rPr>
              <w:t xml:space="preserve">    </w:t>
            </w:r>
            <w:permEnd w:id="900730811"/>
            <w:r w:rsidR="000E7D8E"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Other – specify:  </w:t>
            </w:r>
            <w:r w:rsidR="000E7D8E" w:rsidRPr="00D95BDD">
              <w:rPr>
                <w:rFonts w:ascii="Johnston100 Light" w:hAnsi="Johnston100 Light" w:cs="Arial"/>
                <w:b/>
                <w:sz w:val="20"/>
                <w:szCs w:val="20"/>
              </w:rPr>
              <w:t xml:space="preserve"> </w:t>
            </w:r>
            <w:permStart w:id="763370171" w:edGrp="everyone"/>
            <w:r w:rsidR="000E7D8E" w:rsidRPr="00D95BDD">
              <w:rPr>
                <w:rFonts w:ascii="Johnston100 Light" w:hAnsi="Johnston100 Light" w:cs="Arial"/>
                <w:bCs/>
                <w:sz w:val="20"/>
                <w:szCs w:val="20"/>
              </w:rPr>
              <w:t xml:space="preserve">    </w:t>
            </w:r>
            <w:permEnd w:id="763370171"/>
            <w:r w:rsidR="000E7D8E" w:rsidRPr="00D95BDD">
              <w:rPr>
                <w:rFonts w:ascii="Johnston100 Light" w:hAnsi="Johnston100 Light" w:cs="Arial"/>
                <w:sz w:val="20"/>
                <w:szCs w:val="20"/>
              </w:rPr>
              <w:t xml:space="preserve"> </w:t>
            </w:r>
          </w:p>
        </w:tc>
      </w:tr>
      <w:tr w:rsidR="00F13BF4" w:rsidRPr="00CE7B05" w14:paraId="3D021ECA" w14:textId="77777777" w:rsidTr="005139FF">
        <w:trPr>
          <w:trHeight w:val="225"/>
        </w:trPr>
        <w:tc>
          <w:tcPr>
            <w:tcW w:w="5778" w:type="dxa"/>
            <w:gridSpan w:val="6"/>
            <w:tcBorders>
              <w:top w:val="single" w:sz="4" w:space="0" w:color="BFBFBF" w:themeColor="background1" w:themeShade="BF"/>
              <w:bottom w:val="nil"/>
              <w:right w:val="single" w:sz="4" w:space="0" w:color="BFBFBF" w:themeColor="background1" w:themeShade="BF"/>
            </w:tcBorders>
            <w:vAlign w:val="center"/>
          </w:tcPr>
          <w:p w14:paraId="43ED5BAF" w14:textId="77777777" w:rsidR="00F13BF4" w:rsidRPr="00D95BDD" w:rsidRDefault="00F13BF4" w:rsidP="00620221">
            <w:pPr>
              <w:spacing w:before="60" w:after="60"/>
              <w:rPr>
                <w:rFonts w:ascii="Johnston100 Light" w:hAnsi="Johnston100 Light" w:cs="Arial"/>
                <w:b/>
                <w:sz w:val="20"/>
                <w:szCs w:val="20"/>
              </w:rPr>
            </w:pPr>
            <w:r w:rsidRPr="00D95BDD">
              <w:rPr>
                <w:rFonts w:ascii="Johnston100 Light" w:hAnsi="Johnston100 Light" w:cs="Arial"/>
                <w:b/>
                <w:sz w:val="20"/>
                <w:szCs w:val="20"/>
              </w:rPr>
              <w:t>Known Site Location(s):</w:t>
            </w:r>
          </w:p>
        </w:tc>
        <w:tc>
          <w:tcPr>
            <w:tcW w:w="4684" w:type="dxa"/>
            <w:gridSpan w:val="5"/>
            <w:tcBorders>
              <w:top w:val="nil"/>
              <w:left w:val="single" w:sz="4" w:space="0" w:color="BFBFBF" w:themeColor="background1" w:themeShade="BF"/>
              <w:bottom w:val="nil"/>
            </w:tcBorders>
            <w:vAlign w:val="center"/>
          </w:tcPr>
          <w:p w14:paraId="03E32B55" w14:textId="77777777" w:rsidR="00F13BF4" w:rsidRPr="00D95BDD" w:rsidRDefault="00F13BF4" w:rsidP="0029760E">
            <w:pPr>
              <w:spacing w:before="60" w:after="60"/>
              <w:ind w:left="28"/>
              <w:rPr>
                <w:rFonts w:ascii="Johnston100 Light" w:hAnsi="Johnston100 Light" w:cs="Arial"/>
                <w:b/>
                <w:sz w:val="20"/>
                <w:szCs w:val="20"/>
              </w:rPr>
            </w:pPr>
            <w:r w:rsidRPr="00D95BDD">
              <w:rPr>
                <w:rFonts w:ascii="Johnston100 Light" w:hAnsi="Johnston100 Light" w:cs="Arial"/>
                <w:b/>
                <w:sz w:val="20"/>
                <w:szCs w:val="20"/>
              </w:rPr>
              <w:t>Unknown Site Locations(s):</w:t>
            </w:r>
          </w:p>
        </w:tc>
      </w:tr>
      <w:tr w:rsidR="00F13BF4" w:rsidRPr="00CE7B05" w14:paraId="28AED6FB" w14:textId="77777777" w:rsidTr="005139FF">
        <w:trPr>
          <w:trHeight w:val="282"/>
        </w:trPr>
        <w:tc>
          <w:tcPr>
            <w:tcW w:w="959" w:type="dxa"/>
            <w:tcBorders>
              <w:top w:val="nil"/>
              <w:bottom w:val="single" w:sz="4" w:space="0" w:color="BFBFBF" w:themeColor="background1" w:themeShade="BF"/>
              <w:right w:val="single" w:sz="4" w:space="0" w:color="BFBFBF" w:themeColor="background1" w:themeShade="BF"/>
            </w:tcBorders>
            <w:vAlign w:val="center"/>
          </w:tcPr>
          <w:p w14:paraId="15640D18" w14:textId="0FDC9BE0" w:rsidR="00F13BF4" w:rsidRPr="00D95BDD" w:rsidRDefault="00F13BF4" w:rsidP="00C87B11">
            <w:pPr>
              <w:spacing w:before="60" w:after="60"/>
              <w:rPr>
                <w:rFonts w:ascii="Johnston100 Light" w:hAnsi="Johnston100 Light" w:cs="Arial"/>
                <w:sz w:val="20"/>
                <w:szCs w:val="20"/>
              </w:rPr>
            </w:pPr>
            <w:r w:rsidRPr="00D95BDD">
              <w:rPr>
                <w:rFonts w:ascii="Johnston100 Light" w:hAnsi="Johnston100 Light" w:cs="Arial"/>
                <w:sz w:val="20"/>
                <w:szCs w:val="20"/>
              </w:rPr>
              <w:t xml:space="preserve"> Site no</w:t>
            </w:r>
          </w:p>
        </w:tc>
        <w:tc>
          <w:tcPr>
            <w:tcW w:w="2410" w:type="dxa"/>
            <w:gridSpan w:val="3"/>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A56FFCD" w14:textId="77777777" w:rsidR="00F13BF4" w:rsidRPr="00D95BDD" w:rsidRDefault="00F13BF4" w:rsidP="0029760E">
            <w:pPr>
              <w:tabs>
                <w:tab w:val="left" w:pos="851"/>
              </w:tabs>
              <w:spacing w:before="60" w:after="60"/>
              <w:rPr>
                <w:rFonts w:ascii="Johnston100 Light" w:hAnsi="Johnston100 Light" w:cs="Arial"/>
                <w:sz w:val="20"/>
                <w:szCs w:val="20"/>
              </w:rPr>
            </w:pPr>
            <w:r w:rsidRPr="00D95BDD">
              <w:rPr>
                <w:rFonts w:ascii="Johnston100 Light" w:hAnsi="Johnston100 Light" w:cs="Arial"/>
                <w:sz w:val="20"/>
                <w:szCs w:val="20"/>
              </w:rPr>
              <w:t>Street name</w:t>
            </w:r>
            <w:r w:rsidRPr="00D95BDD">
              <w:rPr>
                <w:rFonts w:ascii="Johnston100 Light" w:hAnsi="Johnston100 Light" w:cs="Arial"/>
                <w:sz w:val="20"/>
                <w:szCs w:val="20"/>
              </w:rPr>
              <w:tab/>
            </w:r>
          </w:p>
        </w:tc>
        <w:tc>
          <w:tcPr>
            <w:tcW w:w="2409" w:type="dxa"/>
            <w:gridSpan w:val="2"/>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A02A26" w14:textId="286935BC" w:rsidR="00F13BF4" w:rsidRPr="00D95BDD" w:rsidRDefault="00EE4A2F" w:rsidP="0029760E">
            <w:pPr>
              <w:spacing w:before="60" w:after="60"/>
              <w:ind w:left="28"/>
              <w:rPr>
                <w:rFonts w:ascii="Johnston100 Light" w:hAnsi="Johnston100 Light" w:cs="Arial"/>
                <w:sz w:val="20"/>
                <w:szCs w:val="20"/>
              </w:rPr>
            </w:pPr>
            <w:r w:rsidRPr="00D95BDD">
              <w:rPr>
                <w:rFonts w:ascii="Johnston100 Light" w:hAnsi="Johnston100 Light" w:cs="Arial"/>
                <w:sz w:val="20"/>
                <w:szCs w:val="20"/>
              </w:rPr>
              <w:t xml:space="preserve">London </w:t>
            </w:r>
            <w:r w:rsidR="00F13BF4" w:rsidRPr="00D95BDD">
              <w:rPr>
                <w:rFonts w:ascii="Johnston100 Light" w:hAnsi="Johnston100 Light" w:cs="Arial"/>
                <w:sz w:val="20"/>
                <w:szCs w:val="20"/>
              </w:rPr>
              <w:t>Borough</w:t>
            </w:r>
          </w:p>
        </w:tc>
        <w:tc>
          <w:tcPr>
            <w:tcW w:w="4684" w:type="dxa"/>
            <w:gridSpan w:val="5"/>
            <w:tcBorders>
              <w:top w:val="nil"/>
              <w:left w:val="single" w:sz="4" w:space="0" w:color="BFBFBF" w:themeColor="background1" w:themeShade="BF"/>
              <w:bottom w:val="single" w:sz="4" w:space="0" w:color="BFBFBF" w:themeColor="background1" w:themeShade="BF"/>
            </w:tcBorders>
            <w:vAlign w:val="center"/>
          </w:tcPr>
          <w:p w14:paraId="397DC301" w14:textId="7E06822F" w:rsidR="00F13BF4" w:rsidRPr="00D95BDD" w:rsidRDefault="00F13BF4" w:rsidP="0029760E">
            <w:pPr>
              <w:spacing w:before="60" w:after="60"/>
              <w:ind w:left="28"/>
              <w:rPr>
                <w:rFonts w:ascii="Johnston100 Light" w:hAnsi="Johnston100 Light" w:cs="Arial"/>
                <w:b/>
                <w:sz w:val="20"/>
                <w:szCs w:val="20"/>
              </w:rPr>
            </w:pPr>
            <w:r w:rsidRPr="00D95BDD">
              <w:rPr>
                <w:rFonts w:ascii="Johnston100 Light" w:hAnsi="Johnston100 Light" w:cs="Arial"/>
                <w:sz w:val="20"/>
                <w:szCs w:val="20"/>
              </w:rPr>
              <w:t>Road network type</w:t>
            </w:r>
            <w:r w:rsidRPr="00D95BDD">
              <w:rPr>
                <w:rFonts w:ascii="Johnston100 Light" w:hAnsi="Johnston100 Light" w:cs="Arial"/>
                <w:b/>
                <w:sz w:val="20"/>
                <w:szCs w:val="20"/>
              </w:rPr>
              <w:tab/>
            </w:r>
            <w:r w:rsidRPr="00D95BDD">
              <w:rPr>
                <w:rFonts w:ascii="Johnston100 Light" w:hAnsi="Johnston100 Light" w:cs="Arial"/>
                <w:b/>
                <w:sz w:val="20"/>
                <w:szCs w:val="20"/>
              </w:rPr>
              <w:tab/>
              <w:t xml:space="preserve">  </w:t>
            </w:r>
            <w:r w:rsidR="00C87B11" w:rsidRPr="00D95BDD">
              <w:rPr>
                <w:rFonts w:ascii="Johnston100 Light" w:hAnsi="Johnston100 Light" w:cs="Arial"/>
                <w:b/>
                <w:sz w:val="20"/>
                <w:szCs w:val="20"/>
              </w:rPr>
              <w:t xml:space="preserve">           </w:t>
            </w:r>
            <w:r w:rsidRPr="00D95BDD">
              <w:rPr>
                <w:rFonts w:ascii="Johnston100 Light" w:hAnsi="Johnston100 Light" w:cs="Arial"/>
                <w:b/>
                <w:sz w:val="20"/>
                <w:szCs w:val="20"/>
              </w:rPr>
              <w:t xml:space="preserve"> </w:t>
            </w:r>
            <w:r w:rsidRPr="00D95BDD">
              <w:rPr>
                <w:rFonts w:ascii="Johnston100 Light" w:hAnsi="Johnston100 Light" w:cs="Arial"/>
                <w:sz w:val="20"/>
                <w:szCs w:val="20"/>
              </w:rPr>
              <w:t>Total sites:</w:t>
            </w:r>
          </w:p>
        </w:tc>
      </w:tr>
      <w:tr w:rsidR="00F13BF4" w14:paraId="0D68976E" w14:textId="77777777" w:rsidTr="005139FF">
        <w:trPr>
          <w:trHeight w:val="179"/>
        </w:trPr>
        <w:tc>
          <w:tcPr>
            <w:tcW w:w="959" w:type="dxa"/>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67A17F3" w14:textId="77777777" w:rsidR="00F13BF4" w:rsidRPr="00D95BDD" w:rsidRDefault="00F13BF4" w:rsidP="00C87B11">
            <w:pPr>
              <w:spacing w:before="40" w:after="40"/>
              <w:ind w:left="28"/>
              <w:rPr>
                <w:rFonts w:ascii="Johnston100 Light" w:hAnsi="Johnston100 Light" w:cs="Arial"/>
                <w:sz w:val="20"/>
                <w:szCs w:val="20"/>
              </w:rPr>
            </w:pPr>
            <w:r w:rsidRPr="00D95BDD">
              <w:rPr>
                <w:rFonts w:ascii="Johnston100 Light" w:hAnsi="Johnston100 Light" w:cs="Arial"/>
                <w:sz w:val="20"/>
                <w:szCs w:val="20"/>
              </w:rPr>
              <w:t>1</w:t>
            </w:r>
          </w:p>
        </w:tc>
        <w:tc>
          <w:tcPr>
            <w:tcW w:w="241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F5AB08" w14:textId="2496BD80" w:rsidR="00F13BF4" w:rsidRPr="00D95BDD" w:rsidRDefault="000E7D8E" w:rsidP="0029760E">
            <w:pPr>
              <w:tabs>
                <w:tab w:val="left" w:pos="851"/>
              </w:tabs>
              <w:spacing w:before="40" w:after="40"/>
              <w:rPr>
                <w:rFonts w:ascii="Johnston100 Light" w:hAnsi="Johnston100 Light" w:cs="Arial"/>
                <w:sz w:val="20"/>
                <w:szCs w:val="20"/>
              </w:rPr>
            </w:pPr>
            <w:r w:rsidRPr="00D95BDD">
              <w:rPr>
                <w:rFonts w:ascii="Johnston100 Light" w:hAnsi="Johnston100 Light" w:cs="Arial"/>
                <w:b/>
                <w:sz w:val="20"/>
                <w:szCs w:val="20"/>
              </w:rPr>
              <w:t xml:space="preserve"> </w:t>
            </w:r>
            <w:permStart w:id="948381402" w:edGrp="everyone"/>
            <w:r w:rsidRPr="00D95BDD">
              <w:rPr>
                <w:rFonts w:ascii="Johnston100 Light" w:hAnsi="Johnston100 Light" w:cs="Arial"/>
                <w:bCs/>
                <w:sz w:val="20"/>
                <w:szCs w:val="20"/>
              </w:rPr>
              <w:t xml:space="preserve">    </w:t>
            </w:r>
            <w:permEnd w:id="948381402"/>
            <w:r w:rsidRPr="00D95BDD">
              <w:rPr>
                <w:rFonts w:ascii="Johnston100 Light" w:hAnsi="Johnston100 Light" w:cs="Arial"/>
                <w:sz w:val="20"/>
                <w:szCs w:val="20"/>
              </w:rPr>
              <w:t xml:space="preserve"> </w:t>
            </w:r>
          </w:p>
        </w:tc>
        <w:tc>
          <w:tcPr>
            <w:tcW w:w="2409"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AF1F01" w14:textId="7FCE47AF" w:rsidR="00F13BF4" w:rsidRPr="00D95BDD" w:rsidRDefault="000E7D8E" w:rsidP="0029760E">
            <w:pPr>
              <w:spacing w:before="40" w:after="40"/>
              <w:ind w:left="28"/>
              <w:rPr>
                <w:rFonts w:ascii="Johnston100 Light" w:hAnsi="Johnston100 Light" w:cs="Arial"/>
                <w:sz w:val="20"/>
                <w:szCs w:val="20"/>
              </w:rPr>
            </w:pPr>
            <w:r w:rsidRPr="00D95BDD">
              <w:rPr>
                <w:rFonts w:ascii="Johnston100 Light" w:hAnsi="Johnston100 Light" w:cs="Arial"/>
                <w:b/>
                <w:sz w:val="20"/>
                <w:szCs w:val="20"/>
              </w:rPr>
              <w:t xml:space="preserve"> </w:t>
            </w:r>
            <w:permStart w:id="173220419" w:edGrp="everyone"/>
            <w:r w:rsidRPr="00D95BDD">
              <w:rPr>
                <w:rFonts w:ascii="Johnston100 Light" w:hAnsi="Johnston100 Light" w:cs="Arial"/>
                <w:bCs/>
                <w:sz w:val="20"/>
                <w:szCs w:val="20"/>
              </w:rPr>
              <w:t xml:space="preserve">    </w:t>
            </w:r>
            <w:permEnd w:id="173220419"/>
            <w:r w:rsidRPr="00D95BDD">
              <w:rPr>
                <w:rFonts w:ascii="Johnston100 Light" w:hAnsi="Johnston100 Light" w:cs="Arial"/>
                <w:sz w:val="20"/>
                <w:szCs w:val="20"/>
              </w:rPr>
              <w:t xml:space="preserve"> </w:t>
            </w:r>
          </w:p>
        </w:tc>
        <w:tc>
          <w:tcPr>
            <w:tcW w:w="4684" w:type="dxa"/>
            <w:gridSpan w:val="5"/>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7C45660A" w14:textId="446E72B9" w:rsidR="00F13BF4" w:rsidRPr="00D95BDD" w:rsidRDefault="00F13BF4" w:rsidP="00C87B11">
            <w:pPr>
              <w:spacing w:before="40" w:after="40"/>
              <w:ind w:left="28"/>
              <w:rPr>
                <w:rFonts w:ascii="Johnston100 Light" w:hAnsi="Johnston100 Light" w:cs="Arial"/>
                <w:sz w:val="20"/>
                <w:szCs w:val="20"/>
              </w:rPr>
            </w:pPr>
            <w:r w:rsidRPr="00D95BDD">
              <w:rPr>
                <w:rFonts w:ascii="Johnston100 Light" w:hAnsi="Johnston100 Light" w:cs="Arial"/>
                <w:sz w:val="20"/>
                <w:szCs w:val="20"/>
              </w:rPr>
              <w:t>Transport for London Road Network</w:t>
            </w:r>
            <w:r w:rsidRPr="00D95BDD">
              <w:rPr>
                <w:rFonts w:ascii="Johnston100 Light" w:hAnsi="Johnston100 Light" w:cs="Arial"/>
                <w:sz w:val="20"/>
                <w:szCs w:val="20"/>
              </w:rPr>
              <w:tab/>
            </w:r>
            <w:r w:rsidR="00C87B11" w:rsidRPr="00D95BDD">
              <w:rPr>
                <w:rFonts w:ascii="Johnston100 Light" w:hAnsi="Johnston100 Light" w:cs="Arial"/>
                <w:sz w:val="20"/>
                <w:szCs w:val="20"/>
              </w:rPr>
              <w:t xml:space="preserve">        </w:t>
            </w:r>
            <w:r w:rsidR="000E7D8E" w:rsidRPr="00D95BDD">
              <w:rPr>
                <w:rFonts w:ascii="Johnston100 Light" w:hAnsi="Johnston100 Light" w:cs="Arial"/>
                <w:b/>
                <w:sz w:val="20"/>
                <w:szCs w:val="20"/>
              </w:rPr>
              <w:t xml:space="preserve"> </w:t>
            </w:r>
            <w:permStart w:id="794125396" w:edGrp="everyone"/>
            <w:r w:rsidR="000E7D8E" w:rsidRPr="00D95BDD">
              <w:rPr>
                <w:rFonts w:ascii="Johnston100 Light" w:hAnsi="Johnston100 Light" w:cs="Arial"/>
                <w:bCs/>
                <w:sz w:val="20"/>
                <w:szCs w:val="20"/>
              </w:rPr>
              <w:t xml:space="preserve">  0  </w:t>
            </w:r>
            <w:permEnd w:id="794125396"/>
            <w:r w:rsidR="000E7D8E" w:rsidRPr="00D95BDD">
              <w:rPr>
                <w:rFonts w:ascii="Johnston100 Light" w:hAnsi="Johnston100 Light" w:cs="Arial"/>
                <w:sz w:val="20"/>
                <w:szCs w:val="20"/>
              </w:rPr>
              <w:t xml:space="preserve"> </w:t>
            </w:r>
          </w:p>
        </w:tc>
      </w:tr>
      <w:tr w:rsidR="00934CC5" w14:paraId="4E3E10E0" w14:textId="77777777" w:rsidTr="005139FF">
        <w:trPr>
          <w:trHeight w:val="179"/>
        </w:trPr>
        <w:tc>
          <w:tcPr>
            <w:tcW w:w="959" w:type="dxa"/>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65C6752" w14:textId="320ED144" w:rsidR="00934CC5" w:rsidRPr="00D95BDD" w:rsidRDefault="00934CC5" w:rsidP="00C87B11">
            <w:pPr>
              <w:spacing w:before="40" w:after="40"/>
              <w:ind w:left="28"/>
              <w:rPr>
                <w:rFonts w:ascii="Johnston100 Light" w:hAnsi="Johnston100 Light" w:cs="Arial"/>
                <w:sz w:val="20"/>
                <w:szCs w:val="20"/>
              </w:rPr>
            </w:pPr>
            <w:r w:rsidRPr="00D95BDD">
              <w:rPr>
                <w:rFonts w:ascii="Johnston100 Light" w:hAnsi="Johnston100 Light" w:cs="Arial"/>
                <w:sz w:val="20"/>
                <w:szCs w:val="20"/>
              </w:rPr>
              <w:t>2</w:t>
            </w:r>
          </w:p>
        </w:tc>
        <w:tc>
          <w:tcPr>
            <w:tcW w:w="241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F4A7CE" w14:textId="6FB98FFE" w:rsidR="00934CC5" w:rsidRPr="00D95BDD" w:rsidRDefault="000E7D8E" w:rsidP="0029760E">
            <w:pPr>
              <w:tabs>
                <w:tab w:val="left" w:pos="851"/>
              </w:tabs>
              <w:spacing w:before="40" w:after="40"/>
              <w:rPr>
                <w:rFonts w:ascii="Johnston100 Light" w:hAnsi="Johnston100 Light" w:cs="Arial"/>
                <w:sz w:val="20"/>
                <w:szCs w:val="20"/>
              </w:rPr>
            </w:pPr>
            <w:r w:rsidRPr="00D95BDD">
              <w:rPr>
                <w:rFonts w:ascii="Johnston100 Light" w:hAnsi="Johnston100 Light" w:cs="Arial"/>
                <w:b/>
                <w:sz w:val="20"/>
                <w:szCs w:val="20"/>
              </w:rPr>
              <w:t xml:space="preserve"> </w:t>
            </w:r>
            <w:permStart w:id="1715034563" w:edGrp="everyone"/>
            <w:r w:rsidRPr="00D95BDD">
              <w:rPr>
                <w:rFonts w:ascii="Johnston100 Light" w:hAnsi="Johnston100 Light" w:cs="Arial"/>
                <w:bCs/>
                <w:sz w:val="20"/>
                <w:szCs w:val="20"/>
              </w:rPr>
              <w:t xml:space="preserve">    </w:t>
            </w:r>
            <w:permEnd w:id="1715034563"/>
            <w:r w:rsidRPr="00D95BDD">
              <w:rPr>
                <w:rFonts w:ascii="Johnston100 Light" w:hAnsi="Johnston100 Light" w:cs="Arial"/>
                <w:sz w:val="20"/>
                <w:szCs w:val="20"/>
              </w:rPr>
              <w:t xml:space="preserve"> </w:t>
            </w:r>
          </w:p>
        </w:tc>
        <w:tc>
          <w:tcPr>
            <w:tcW w:w="2409"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D65CB6" w14:textId="364E6678" w:rsidR="00934CC5" w:rsidRPr="00D95BDD" w:rsidRDefault="000E7D8E" w:rsidP="0029760E">
            <w:pPr>
              <w:spacing w:before="40" w:after="40"/>
              <w:ind w:left="28"/>
              <w:rPr>
                <w:rFonts w:ascii="Johnston100 Light" w:hAnsi="Johnston100 Light" w:cs="Arial"/>
                <w:sz w:val="20"/>
                <w:szCs w:val="20"/>
              </w:rPr>
            </w:pPr>
            <w:r w:rsidRPr="00D95BDD">
              <w:rPr>
                <w:rFonts w:ascii="Johnston100 Light" w:hAnsi="Johnston100 Light" w:cs="Arial"/>
                <w:b/>
                <w:sz w:val="20"/>
                <w:szCs w:val="20"/>
              </w:rPr>
              <w:t xml:space="preserve"> </w:t>
            </w:r>
            <w:permStart w:id="938047817" w:edGrp="everyone"/>
            <w:r w:rsidRPr="00D95BDD">
              <w:rPr>
                <w:rFonts w:ascii="Johnston100 Light" w:hAnsi="Johnston100 Light" w:cs="Arial"/>
                <w:bCs/>
                <w:sz w:val="20"/>
                <w:szCs w:val="20"/>
              </w:rPr>
              <w:t xml:space="preserve">    </w:t>
            </w:r>
            <w:permEnd w:id="938047817"/>
            <w:r w:rsidRPr="00D95BDD">
              <w:rPr>
                <w:rFonts w:ascii="Johnston100 Light" w:hAnsi="Johnston100 Light" w:cs="Arial"/>
                <w:sz w:val="20"/>
                <w:szCs w:val="20"/>
              </w:rPr>
              <w:t xml:space="preserve"> </w:t>
            </w:r>
          </w:p>
        </w:tc>
        <w:tc>
          <w:tcPr>
            <w:tcW w:w="4684" w:type="dxa"/>
            <w:gridSpan w:val="5"/>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67AF618B" w14:textId="27E9E392" w:rsidR="00934CC5" w:rsidRPr="00D95BDD" w:rsidRDefault="00934CC5" w:rsidP="00C87B11">
            <w:pPr>
              <w:spacing w:before="40" w:after="40"/>
              <w:ind w:left="28"/>
              <w:rPr>
                <w:rFonts w:ascii="Johnston100 Light" w:hAnsi="Johnston100 Light" w:cs="Arial"/>
                <w:sz w:val="20"/>
                <w:szCs w:val="20"/>
              </w:rPr>
            </w:pPr>
            <w:r w:rsidRPr="00D95BDD">
              <w:rPr>
                <w:rFonts w:ascii="Johnston100 Light" w:hAnsi="Johnston100 Light" w:cs="Arial"/>
                <w:sz w:val="20"/>
                <w:szCs w:val="20"/>
              </w:rPr>
              <w:t xml:space="preserve">London Bus Network                                         </w:t>
            </w:r>
            <w:r w:rsidR="000E7D8E" w:rsidRPr="00D95BDD">
              <w:rPr>
                <w:rFonts w:ascii="Johnston100 Light" w:hAnsi="Johnston100 Light" w:cs="Arial"/>
                <w:b/>
                <w:sz w:val="20"/>
                <w:szCs w:val="20"/>
              </w:rPr>
              <w:t xml:space="preserve"> </w:t>
            </w:r>
            <w:permStart w:id="1847397639" w:edGrp="everyone"/>
            <w:r w:rsidR="000E7D8E" w:rsidRPr="00D95BDD">
              <w:rPr>
                <w:rFonts w:ascii="Johnston100 Light" w:hAnsi="Johnston100 Light" w:cs="Arial"/>
                <w:bCs/>
                <w:sz w:val="20"/>
                <w:szCs w:val="20"/>
              </w:rPr>
              <w:t xml:space="preserve">  0  </w:t>
            </w:r>
            <w:permEnd w:id="1847397639"/>
            <w:r w:rsidR="000E7D8E" w:rsidRPr="00D95BDD">
              <w:rPr>
                <w:rFonts w:ascii="Johnston100 Light" w:hAnsi="Johnston100 Light" w:cs="Arial"/>
                <w:sz w:val="20"/>
                <w:szCs w:val="20"/>
              </w:rPr>
              <w:t xml:space="preserve"> </w:t>
            </w:r>
          </w:p>
        </w:tc>
      </w:tr>
      <w:tr w:rsidR="00F13BF4" w14:paraId="083FF3A1" w14:textId="77777777" w:rsidTr="005139FF">
        <w:trPr>
          <w:trHeight w:val="280"/>
        </w:trPr>
        <w:tc>
          <w:tcPr>
            <w:tcW w:w="959" w:type="dxa"/>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0860BF0" w14:textId="0A308994" w:rsidR="00F13BF4" w:rsidRPr="00D95BDD" w:rsidRDefault="00934CC5" w:rsidP="00C87B11">
            <w:pPr>
              <w:spacing w:before="40" w:after="40"/>
              <w:ind w:left="28"/>
              <w:rPr>
                <w:rFonts w:ascii="Johnston100 Light" w:hAnsi="Johnston100 Light" w:cs="Arial"/>
                <w:sz w:val="20"/>
                <w:szCs w:val="20"/>
              </w:rPr>
            </w:pPr>
            <w:r w:rsidRPr="00D95BDD">
              <w:rPr>
                <w:rFonts w:ascii="Johnston100 Light" w:hAnsi="Johnston100 Light" w:cs="Arial"/>
                <w:sz w:val="20"/>
                <w:szCs w:val="20"/>
              </w:rPr>
              <w:t>3</w:t>
            </w:r>
          </w:p>
        </w:tc>
        <w:tc>
          <w:tcPr>
            <w:tcW w:w="241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84B9C6" w14:textId="0E896299" w:rsidR="00F13BF4" w:rsidRPr="00D95BDD" w:rsidRDefault="000E7D8E" w:rsidP="0029760E">
            <w:pPr>
              <w:tabs>
                <w:tab w:val="left" w:pos="851"/>
              </w:tabs>
              <w:spacing w:before="40" w:after="40"/>
              <w:rPr>
                <w:rFonts w:ascii="Johnston100 Light" w:hAnsi="Johnston100 Light" w:cs="Arial"/>
                <w:b/>
                <w:sz w:val="20"/>
                <w:szCs w:val="20"/>
              </w:rPr>
            </w:pPr>
            <w:r w:rsidRPr="00D95BDD">
              <w:rPr>
                <w:rFonts w:ascii="Johnston100 Light" w:hAnsi="Johnston100 Light" w:cs="Arial"/>
                <w:b/>
                <w:sz w:val="20"/>
                <w:szCs w:val="20"/>
              </w:rPr>
              <w:t xml:space="preserve"> </w:t>
            </w:r>
            <w:permStart w:id="1479157450" w:edGrp="everyone"/>
            <w:r w:rsidRPr="00D95BDD">
              <w:rPr>
                <w:rFonts w:ascii="Johnston100 Light" w:hAnsi="Johnston100 Light" w:cs="Arial"/>
                <w:bCs/>
                <w:sz w:val="20"/>
                <w:szCs w:val="20"/>
              </w:rPr>
              <w:t xml:space="preserve">    </w:t>
            </w:r>
            <w:permEnd w:id="1479157450"/>
            <w:r w:rsidRPr="00D95BDD">
              <w:rPr>
                <w:rFonts w:ascii="Johnston100 Light" w:hAnsi="Johnston100 Light" w:cs="Arial"/>
                <w:sz w:val="20"/>
                <w:szCs w:val="20"/>
              </w:rPr>
              <w:t xml:space="preserve"> </w:t>
            </w:r>
          </w:p>
        </w:tc>
        <w:tc>
          <w:tcPr>
            <w:tcW w:w="2409"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BD7B4A0" w14:textId="09263B44" w:rsidR="00F13BF4" w:rsidRPr="00D95BDD" w:rsidRDefault="000E7D8E" w:rsidP="0029760E">
            <w:pPr>
              <w:spacing w:before="40" w:after="40"/>
              <w:ind w:left="28"/>
              <w:rPr>
                <w:rFonts w:ascii="Johnston100 Light" w:hAnsi="Johnston100 Light" w:cs="Arial"/>
                <w:sz w:val="20"/>
                <w:szCs w:val="20"/>
              </w:rPr>
            </w:pPr>
            <w:r w:rsidRPr="00D95BDD">
              <w:rPr>
                <w:rFonts w:ascii="Johnston100 Light" w:hAnsi="Johnston100 Light" w:cs="Arial"/>
                <w:b/>
                <w:sz w:val="20"/>
                <w:szCs w:val="20"/>
              </w:rPr>
              <w:t xml:space="preserve"> </w:t>
            </w:r>
            <w:permStart w:id="406664285" w:edGrp="everyone"/>
            <w:r w:rsidRPr="00D95BDD">
              <w:rPr>
                <w:rFonts w:ascii="Johnston100 Light" w:hAnsi="Johnston100 Light" w:cs="Arial"/>
                <w:bCs/>
                <w:sz w:val="20"/>
                <w:szCs w:val="20"/>
              </w:rPr>
              <w:t xml:space="preserve">    </w:t>
            </w:r>
            <w:permEnd w:id="406664285"/>
            <w:r w:rsidRPr="00D95BDD">
              <w:rPr>
                <w:rFonts w:ascii="Johnston100 Light" w:hAnsi="Johnston100 Light" w:cs="Arial"/>
                <w:sz w:val="20"/>
                <w:szCs w:val="20"/>
              </w:rPr>
              <w:t xml:space="preserve"> </w:t>
            </w:r>
          </w:p>
        </w:tc>
        <w:tc>
          <w:tcPr>
            <w:tcW w:w="4684" w:type="dxa"/>
            <w:gridSpan w:val="5"/>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D393F59" w14:textId="4B28BF81" w:rsidR="00F13BF4" w:rsidRPr="00D95BDD" w:rsidRDefault="00F13BF4" w:rsidP="0029760E">
            <w:pPr>
              <w:spacing w:before="40" w:after="40"/>
              <w:ind w:left="28"/>
              <w:rPr>
                <w:rFonts w:ascii="Johnston100 Light" w:hAnsi="Johnston100 Light" w:cs="Arial"/>
                <w:sz w:val="20"/>
                <w:szCs w:val="20"/>
              </w:rPr>
            </w:pPr>
            <w:r w:rsidRPr="00D95BDD">
              <w:rPr>
                <w:rFonts w:ascii="Johnston100 Light" w:hAnsi="Johnston100 Light" w:cs="Arial"/>
                <w:sz w:val="20"/>
                <w:szCs w:val="20"/>
              </w:rPr>
              <w:t>Strategic Road Network (Borough)</w:t>
            </w:r>
            <w:r w:rsidRPr="00D95BDD">
              <w:rPr>
                <w:rFonts w:ascii="Johnston100 Light" w:hAnsi="Johnston100 Light" w:cs="Arial"/>
                <w:sz w:val="20"/>
                <w:szCs w:val="20"/>
              </w:rPr>
              <w:tab/>
            </w:r>
            <w:r w:rsidR="00C87B11" w:rsidRPr="00D95BDD">
              <w:rPr>
                <w:rFonts w:ascii="Johnston100 Light" w:hAnsi="Johnston100 Light"/>
                <w:sz w:val="20"/>
                <w:szCs w:val="20"/>
              </w:rPr>
              <w:t xml:space="preserve">        </w:t>
            </w:r>
            <w:r w:rsidR="000E7D8E" w:rsidRPr="00D95BDD">
              <w:rPr>
                <w:rFonts w:ascii="Johnston100 Light" w:hAnsi="Johnston100 Light" w:cs="Arial"/>
                <w:b/>
                <w:sz w:val="20"/>
                <w:szCs w:val="20"/>
              </w:rPr>
              <w:t xml:space="preserve"> </w:t>
            </w:r>
            <w:permStart w:id="2126729931" w:edGrp="everyone"/>
            <w:r w:rsidR="000E7D8E" w:rsidRPr="00D95BDD">
              <w:rPr>
                <w:rFonts w:ascii="Johnston100 Light" w:hAnsi="Johnston100 Light" w:cs="Arial"/>
                <w:bCs/>
                <w:sz w:val="20"/>
                <w:szCs w:val="20"/>
              </w:rPr>
              <w:t xml:space="preserve">  0  </w:t>
            </w:r>
            <w:permEnd w:id="2126729931"/>
            <w:r w:rsidR="000E7D8E" w:rsidRPr="00D95BDD">
              <w:rPr>
                <w:rFonts w:ascii="Johnston100 Light" w:hAnsi="Johnston100 Light" w:cs="Arial"/>
                <w:sz w:val="20"/>
                <w:szCs w:val="20"/>
              </w:rPr>
              <w:t xml:space="preserve"> </w:t>
            </w:r>
          </w:p>
        </w:tc>
      </w:tr>
      <w:tr w:rsidR="00F13BF4" w14:paraId="3280DD13" w14:textId="77777777" w:rsidTr="005139FF">
        <w:trPr>
          <w:trHeight w:val="280"/>
        </w:trPr>
        <w:tc>
          <w:tcPr>
            <w:tcW w:w="959" w:type="dxa"/>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72271B" w14:textId="30402C02" w:rsidR="00F13BF4" w:rsidRPr="00D95BDD" w:rsidRDefault="00934CC5" w:rsidP="00C87B11">
            <w:pPr>
              <w:spacing w:before="40" w:after="40"/>
              <w:ind w:left="28"/>
              <w:rPr>
                <w:rFonts w:ascii="Johnston100 Light" w:hAnsi="Johnston100 Light" w:cs="Arial"/>
                <w:sz w:val="20"/>
                <w:szCs w:val="20"/>
              </w:rPr>
            </w:pPr>
            <w:r w:rsidRPr="00D95BDD">
              <w:rPr>
                <w:rFonts w:ascii="Johnston100 Light" w:hAnsi="Johnston100 Light" w:cs="Arial"/>
                <w:sz w:val="20"/>
                <w:szCs w:val="20"/>
              </w:rPr>
              <w:t>4</w:t>
            </w:r>
          </w:p>
        </w:tc>
        <w:tc>
          <w:tcPr>
            <w:tcW w:w="241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E52F273" w14:textId="649946A1" w:rsidR="00F13BF4" w:rsidRPr="00D95BDD" w:rsidRDefault="000E7D8E" w:rsidP="0029760E">
            <w:pPr>
              <w:tabs>
                <w:tab w:val="left" w:pos="851"/>
              </w:tabs>
              <w:spacing w:before="40" w:after="40"/>
              <w:rPr>
                <w:rFonts w:ascii="Johnston100 Light" w:hAnsi="Johnston100 Light" w:cs="Arial"/>
                <w:sz w:val="20"/>
                <w:szCs w:val="20"/>
              </w:rPr>
            </w:pPr>
            <w:r w:rsidRPr="00D95BDD">
              <w:rPr>
                <w:rFonts w:ascii="Johnston100 Light" w:hAnsi="Johnston100 Light" w:cs="Arial"/>
                <w:b/>
                <w:sz w:val="20"/>
                <w:szCs w:val="20"/>
              </w:rPr>
              <w:t xml:space="preserve"> </w:t>
            </w:r>
            <w:permStart w:id="2077312394" w:edGrp="everyone"/>
            <w:r w:rsidRPr="00D95BDD">
              <w:rPr>
                <w:rFonts w:ascii="Johnston100 Light" w:hAnsi="Johnston100 Light" w:cs="Arial"/>
                <w:bCs/>
                <w:sz w:val="20"/>
                <w:szCs w:val="20"/>
              </w:rPr>
              <w:t xml:space="preserve">    </w:t>
            </w:r>
            <w:permEnd w:id="2077312394"/>
            <w:r w:rsidRPr="00D95BDD">
              <w:rPr>
                <w:rFonts w:ascii="Johnston100 Light" w:hAnsi="Johnston100 Light" w:cs="Arial"/>
                <w:sz w:val="20"/>
                <w:szCs w:val="20"/>
              </w:rPr>
              <w:t xml:space="preserve"> </w:t>
            </w:r>
          </w:p>
        </w:tc>
        <w:tc>
          <w:tcPr>
            <w:tcW w:w="2409"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2C1617" w14:textId="1495FC07" w:rsidR="00F13BF4" w:rsidRPr="00D95BDD" w:rsidRDefault="000E7D8E" w:rsidP="0029760E">
            <w:pPr>
              <w:spacing w:before="40" w:after="40"/>
              <w:ind w:left="28"/>
              <w:rPr>
                <w:rFonts w:ascii="Johnston100 Light" w:hAnsi="Johnston100 Light" w:cs="Arial"/>
                <w:sz w:val="20"/>
                <w:szCs w:val="20"/>
              </w:rPr>
            </w:pPr>
            <w:r w:rsidRPr="00D95BDD">
              <w:rPr>
                <w:rFonts w:ascii="Johnston100 Light" w:hAnsi="Johnston100 Light" w:cs="Arial"/>
                <w:b/>
                <w:sz w:val="20"/>
                <w:szCs w:val="20"/>
              </w:rPr>
              <w:t xml:space="preserve"> </w:t>
            </w:r>
            <w:permStart w:id="549476471" w:edGrp="everyone"/>
            <w:r w:rsidRPr="00D95BDD">
              <w:rPr>
                <w:rFonts w:ascii="Johnston100 Light" w:hAnsi="Johnston100 Light" w:cs="Arial"/>
                <w:bCs/>
                <w:sz w:val="20"/>
                <w:szCs w:val="20"/>
              </w:rPr>
              <w:t xml:space="preserve">    </w:t>
            </w:r>
            <w:permEnd w:id="549476471"/>
            <w:r w:rsidRPr="00D95BDD">
              <w:rPr>
                <w:rFonts w:ascii="Johnston100 Light" w:hAnsi="Johnston100 Light" w:cs="Arial"/>
                <w:sz w:val="20"/>
                <w:szCs w:val="20"/>
              </w:rPr>
              <w:t xml:space="preserve"> </w:t>
            </w:r>
          </w:p>
        </w:tc>
        <w:tc>
          <w:tcPr>
            <w:tcW w:w="4684" w:type="dxa"/>
            <w:gridSpan w:val="5"/>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9587B59" w14:textId="2CF4862E" w:rsidR="00F13BF4" w:rsidRPr="00D95BDD" w:rsidRDefault="00F13BF4" w:rsidP="0029760E">
            <w:pPr>
              <w:spacing w:before="40" w:after="40"/>
              <w:ind w:left="28"/>
              <w:rPr>
                <w:rFonts w:ascii="Johnston100 Light" w:hAnsi="Johnston100 Light" w:cs="Arial"/>
                <w:sz w:val="20"/>
                <w:szCs w:val="20"/>
              </w:rPr>
            </w:pPr>
            <w:r w:rsidRPr="00D95BDD">
              <w:rPr>
                <w:rFonts w:ascii="Johnston100 Light" w:hAnsi="Johnston100 Light" w:cs="Arial"/>
                <w:sz w:val="20"/>
                <w:szCs w:val="20"/>
              </w:rPr>
              <w:t>Local Road Network (Borough)</w:t>
            </w:r>
            <w:r w:rsidRPr="00D95BDD">
              <w:rPr>
                <w:rFonts w:ascii="Johnston100 Light" w:hAnsi="Johnston100 Light" w:cs="Arial"/>
                <w:sz w:val="20"/>
                <w:szCs w:val="20"/>
              </w:rPr>
              <w:tab/>
            </w:r>
            <w:r w:rsidRPr="00D95BDD">
              <w:rPr>
                <w:rFonts w:ascii="Johnston100 Light" w:hAnsi="Johnston100 Light" w:cs="Arial"/>
                <w:sz w:val="20"/>
                <w:szCs w:val="20"/>
              </w:rPr>
              <w:tab/>
            </w:r>
            <w:r w:rsidR="00C87B11" w:rsidRPr="00D95BDD">
              <w:rPr>
                <w:rFonts w:ascii="Johnston100 Light" w:hAnsi="Johnston100 Light" w:cs="Arial"/>
                <w:sz w:val="20"/>
                <w:szCs w:val="20"/>
              </w:rPr>
              <w:t xml:space="preserve">        </w:t>
            </w:r>
            <w:r w:rsidR="000E7D8E" w:rsidRPr="00D95BDD">
              <w:rPr>
                <w:rFonts w:ascii="Johnston100 Light" w:hAnsi="Johnston100 Light" w:cs="Arial"/>
                <w:b/>
                <w:sz w:val="20"/>
                <w:szCs w:val="20"/>
              </w:rPr>
              <w:t xml:space="preserve"> </w:t>
            </w:r>
            <w:permStart w:id="678712326" w:edGrp="everyone"/>
            <w:r w:rsidR="000E7D8E" w:rsidRPr="00D95BDD">
              <w:rPr>
                <w:rFonts w:ascii="Johnston100 Light" w:hAnsi="Johnston100 Light" w:cs="Arial"/>
                <w:bCs/>
                <w:sz w:val="20"/>
                <w:szCs w:val="20"/>
              </w:rPr>
              <w:t xml:space="preserve">  0  </w:t>
            </w:r>
            <w:permEnd w:id="678712326"/>
            <w:r w:rsidR="000E7D8E" w:rsidRPr="00D95BDD">
              <w:rPr>
                <w:rFonts w:ascii="Johnston100 Light" w:hAnsi="Johnston100 Light" w:cs="Arial"/>
                <w:sz w:val="20"/>
                <w:szCs w:val="20"/>
              </w:rPr>
              <w:t xml:space="preserve"> </w:t>
            </w:r>
          </w:p>
        </w:tc>
      </w:tr>
      <w:tr w:rsidR="00F13BF4" w:rsidRPr="009861D2" w14:paraId="13D7DBB7" w14:textId="77777777" w:rsidTr="005139FF">
        <w:trPr>
          <w:trHeight w:val="397"/>
        </w:trPr>
        <w:tc>
          <w:tcPr>
            <w:tcW w:w="10462" w:type="dxa"/>
            <w:gridSpan w:val="11"/>
            <w:tcBorders>
              <w:bottom w:val="single" w:sz="4" w:space="0" w:color="BFBFBF" w:themeColor="background1" w:themeShade="BF"/>
            </w:tcBorders>
            <w:shd w:val="clear" w:color="auto" w:fill="92CDDC" w:themeFill="accent5" w:themeFillTint="99"/>
            <w:vAlign w:val="center"/>
          </w:tcPr>
          <w:p w14:paraId="772E7F28" w14:textId="1765C74E" w:rsidR="005D7355" w:rsidRPr="00D95BDD" w:rsidRDefault="00F13BF4" w:rsidP="005D7355">
            <w:pPr>
              <w:spacing w:before="60" w:after="120"/>
              <w:rPr>
                <w:rFonts w:ascii="Johnston100 Light" w:hAnsi="Johnston100 Light" w:cs="Arial"/>
                <w:sz w:val="20"/>
                <w:szCs w:val="20"/>
              </w:rPr>
            </w:pPr>
            <w:r w:rsidRPr="00D95BDD">
              <w:rPr>
                <w:rFonts w:ascii="Johnston100 Light" w:hAnsi="Johnston100 Light" w:cs="Arial"/>
                <w:b/>
                <w:sz w:val="20"/>
                <w:szCs w:val="20"/>
              </w:rPr>
              <w:t>Stakeholders that will Benefit:</w:t>
            </w:r>
            <w:r w:rsidR="005D7355" w:rsidRPr="00D95BDD">
              <w:rPr>
                <w:rFonts w:ascii="Johnston100 Light" w:hAnsi="Johnston100 Light" w:cs="Arial"/>
                <w:sz w:val="20"/>
                <w:szCs w:val="20"/>
              </w:rPr>
              <w:t xml:space="preserve">             </w:t>
            </w:r>
            <w:r w:rsidR="000E7D8E" w:rsidRPr="00D95BDD">
              <w:rPr>
                <w:rFonts w:ascii="Johnston100 Light" w:hAnsi="Johnston100 Light" w:cs="Arial"/>
                <w:sz w:val="20"/>
                <w:szCs w:val="20"/>
              </w:rPr>
              <w:t xml:space="preserve"> </w:t>
            </w:r>
            <w:r w:rsidR="005D7355" w:rsidRPr="00D95BDD">
              <w:rPr>
                <w:rFonts w:ascii="Johnston100 Light" w:hAnsi="Johnston100 Light" w:cs="Arial"/>
                <w:sz w:val="20"/>
                <w:szCs w:val="20"/>
              </w:rPr>
              <w:t xml:space="preserve"> </w:t>
            </w:r>
            <w:hyperlink w:anchor="Selection" w:tooltip="Select an option by placing an 'x'" w:history="1">
              <w:r w:rsidR="000E7D8E" w:rsidRPr="00D95BDD">
                <w:rPr>
                  <w:rStyle w:val="Hyperlink"/>
                  <w:rFonts w:ascii="Johnston100 Light" w:hAnsi="Johnston100 Light" w:cs="Arial"/>
                  <w:color w:val="FF0000"/>
                  <w:sz w:val="20"/>
                  <w:szCs w:val="20"/>
                  <w:u w:val="none"/>
                </w:rPr>
                <w:t>*</w:t>
              </w:r>
            </w:hyperlink>
            <w:r w:rsidR="000E7D8E" w:rsidRPr="00D95BDD">
              <w:rPr>
                <w:rFonts w:ascii="Johnston100 Light" w:hAnsi="Johnston100 Light" w:cs="Arial"/>
                <w:color w:val="FF0000"/>
                <w:sz w:val="20"/>
                <w:szCs w:val="20"/>
              </w:rPr>
              <w:t xml:space="preserve"> </w:t>
            </w:r>
            <w:r w:rsidR="000E7D8E" w:rsidRPr="00D95BDD">
              <w:rPr>
                <w:rFonts w:ascii="Johnston100 Light" w:hAnsi="Johnston100 Light" w:cs="Arial"/>
                <w:b/>
                <w:sz w:val="20"/>
                <w:szCs w:val="20"/>
              </w:rPr>
              <w:t xml:space="preserve"> </w:t>
            </w:r>
            <w:permStart w:id="722420264" w:edGrp="everyone"/>
            <w:r w:rsidR="000E7D8E" w:rsidRPr="00D95BDD">
              <w:rPr>
                <w:rFonts w:ascii="Johnston100 Light" w:hAnsi="Johnston100 Light" w:cs="Arial"/>
                <w:bCs/>
                <w:sz w:val="20"/>
                <w:szCs w:val="20"/>
              </w:rPr>
              <w:t xml:space="preserve">    </w:t>
            </w:r>
            <w:permEnd w:id="722420264"/>
            <w:r w:rsidRPr="00D95BDD">
              <w:rPr>
                <w:rFonts w:ascii="Johnston100 Light" w:hAnsi="Johnston100 Light" w:cs="Arial"/>
                <w:sz w:val="20"/>
                <w:szCs w:val="20"/>
              </w:rPr>
              <w:t xml:space="preserve">  Specific Road User</w:t>
            </w:r>
            <w:r w:rsidR="008B7938" w:rsidRPr="00D95BDD">
              <w:rPr>
                <w:rFonts w:ascii="Johnston100 Light" w:hAnsi="Johnston100 Light" w:cs="Arial"/>
                <w:sz w:val="20"/>
                <w:szCs w:val="20"/>
              </w:rPr>
              <w:t>/s</w:t>
            </w:r>
            <w:r w:rsidRPr="00D95BDD">
              <w:rPr>
                <w:rFonts w:ascii="Johnston100 Light" w:hAnsi="Johnston100 Light" w:cs="Arial"/>
                <w:sz w:val="20"/>
                <w:szCs w:val="20"/>
              </w:rPr>
              <w:t xml:space="preserve">        </w:t>
            </w:r>
            <w:r w:rsidRPr="00D95BDD">
              <w:rPr>
                <w:rFonts w:ascii="Johnston100 Light" w:hAnsi="Johnston100 Light" w:cs="Arial"/>
                <w:sz w:val="20"/>
                <w:szCs w:val="20"/>
              </w:rPr>
              <w:tab/>
            </w:r>
            <w:r w:rsidR="000E7D8E" w:rsidRPr="00D95BDD">
              <w:rPr>
                <w:rFonts w:ascii="Johnston100 Light" w:hAnsi="Johnston100 Light" w:cs="Arial"/>
                <w:b/>
                <w:sz w:val="20"/>
                <w:szCs w:val="20"/>
              </w:rPr>
              <w:t xml:space="preserve"> </w:t>
            </w:r>
            <w:permStart w:id="1878070285" w:edGrp="everyone"/>
            <w:r w:rsidR="000E7D8E" w:rsidRPr="00D95BDD">
              <w:rPr>
                <w:rFonts w:ascii="Johnston100 Light" w:hAnsi="Johnston100 Light" w:cs="Arial"/>
                <w:bCs/>
                <w:sz w:val="20"/>
                <w:szCs w:val="20"/>
              </w:rPr>
              <w:t xml:space="preserve">    </w:t>
            </w:r>
            <w:permEnd w:id="1878070285"/>
            <w:r w:rsidRPr="00D95BDD">
              <w:rPr>
                <w:rFonts w:ascii="Johnston100 Light" w:hAnsi="Johnston100 Light" w:cs="Arial"/>
                <w:sz w:val="20"/>
                <w:szCs w:val="20"/>
              </w:rPr>
              <w:t xml:space="preserve">  All Road Users</w:t>
            </w:r>
            <w:r w:rsidRPr="00D95BDD">
              <w:rPr>
                <w:rFonts w:ascii="Johnston100 Light" w:hAnsi="Johnston100 Light" w:cs="Arial"/>
                <w:sz w:val="20"/>
                <w:szCs w:val="20"/>
              </w:rPr>
              <w:tab/>
            </w:r>
          </w:p>
          <w:p w14:paraId="251A7CE7" w14:textId="450B5F42" w:rsidR="0065167D" w:rsidRPr="00D95BDD" w:rsidRDefault="000E7D8E" w:rsidP="008B7938">
            <w:pPr>
              <w:spacing w:before="60" w:after="120"/>
              <w:rPr>
                <w:rFonts w:ascii="Johnston100 Light" w:hAnsi="Johnston100 Light" w:cs="Arial"/>
                <w:sz w:val="20"/>
                <w:szCs w:val="20"/>
              </w:rPr>
            </w:pPr>
            <w:r w:rsidRPr="00D95BDD">
              <w:rPr>
                <w:rFonts w:ascii="Johnston100 Light" w:hAnsi="Johnston100 Light" w:cs="Arial"/>
                <w:b/>
                <w:sz w:val="20"/>
                <w:szCs w:val="20"/>
              </w:rPr>
              <w:t xml:space="preserve"> </w:t>
            </w:r>
            <w:permStart w:id="2068067307" w:edGrp="everyone"/>
            <w:r w:rsidRPr="00D95BDD">
              <w:rPr>
                <w:rFonts w:ascii="Johnston100 Light" w:hAnsi="Johnston100 Light" w:cs="Arial"/>
                <w:bCs/>
                <w:sz w:val="20"/>
                <w:szCs w:val="20"/>
              </w:rPr>
              <w:t xml:space="preserve">    </w:t>
            </w:r>
            <w:permEnd w:id="2068067307"/>
            <w:r w:rsidR="00F13BF4" w:rsidRPr="00D95BDD">
              <w:rPr>
                <w:rFonts w:ascii="Johnston100 Light" w:hAnsi="Johnston100 Light" w:cs="Arial"/>
                <w:sz w:val="20"/>
                <w:szCs w:val="20"/>
              </w:rPr>
              <w:t xml:space="preserve">  Specific Highway Authority</w:t>
            </w:r>
            <w:r w:rsidR="0065167D" w:rsidRPr="00D95BDD">
              <w:rPr>
                <w:rFonts w:ascii="Johnston100 Light" w:hAnsi="Johnston100 Light" w:cs="Arial"/>
                <w:sz w:val="20"/>
                <w:szCs w:val="20"/>
              </w:rPr>
              <w:t>/ies</w:t>
            </w:r>
            <w:r w:rsidR="00F13BF4" w:rsidRPr="00D95BDD">
              <w:rPr>
                <w:rFonts w:ascii="Johnston100 Light" w:hAnsi="Johnston100 Light" w:cs="Arial"/>
                <w:sz w:val="20"/>
                <w:szCs w:val="20"/>
              </w:rPr>
              <w:t xml:space="preserve">        </w:t>
            </w:r>
            <w:r w:rsidR="008B7938" w:rsidRPr="00D95BDD">
              <w:rPr>
                <w:rFonts w:ascii="Johnston100 Light" w:hAnsi="Johnston100 Light" w:cs="Arial"/>
                <w:sz w:val="20"/>
                <w:szCs w:val="20"/>
              </w:rPr>
              <w:t xml:space="preserve">  </w:t>
            </w:r>
            <w:r w:rsidRPr="00D95BDD">
              <w:rPr>
                <w:rFonts w:ascii="Johnston100 Light" w:hAnsi="Johnston100 Light" w:cs="Arial"/>
                <w:b/>
                <w:sz w:val="20"/>
                <w:szCs w:val="20"/>
              </w:rPr>
              <w:t xml:space="preserve"> </w:t>
            </w:r>
            <w:permStart w:id="1066422365" w:edGrp="everyone"/>
            <w:r w:rsidRPr="00D95BDD">
              <w:rPr>
                <w:rFonts w:ascii="Johnston100 Light" w:hAnsi="Johnston100 Light" w:cs="Arial"/>
                <w:bCs/>
                <w:sz w:val="20"/>
                <w:szCs w:val="20"/>
              </w:rPr>
              <w:t xml:space="preserve">    </w:t>
            </w:r>
            <w:permEnd w:id="1066422365"/>
            <w:r w:rsidR="00F13BF4" w:rsidRPr="00D95BDD">
              <w:rPr>
                <w:rFonts w:ascii="Johnston100 Light" w:hAnsi="Johnston100 Light" w:cs="Arial"/>
                <w:sz w:val="20"/>
                <w:szCs w:val="20"/>
              </w:rPr>
              <w:t xml:space="preserve">   All Highway Authorities </w:t>
            </w:r>
            <w:r w:rsidR="00F13BF4" w:rsidRPr="00D95BDD">
              <w:rPr>
                <w:rFonts w:ascii="Johnston100 Light" w:hAnsi="Johnston100 Light" w:cs="Arial"/>
                <w:sz w:val="20"/>
                <w:szCs w:val="20"/>
              </w:rPr>
              <w:tab/>
            </w:r>
            <w:r w:rsidRPr="00D95BDD">
              <w:rPr>
                <w:rFonts w:ascii="Johnston100 Light" w:hAnsi="Johnston100 Light" w:cs="Arial"/>
                <w:b/>
                <w:sz w:val="20"/>
                <w:szCs w:val="20"/>
              </w:rPr>
              <w:t xml:space="preserve"> </w:t>
            </w:r>
            <w:permStart w:id="1665939608" w:edGrp="everyone"/>
            <w:r w:rsidRPr="00D95BDD">
              <w:rPr>
                <w:rFonts w:ascii="Johnston100 Light" w:hAnsi="Johnston100 Light" w:cs="Arial"/>
                <w:bCs/>
                <w:sz w:val="20"/>
                <w:szCs w:val="20"/>
              </w:rPr>
              <w:t xml:space="preserve">    </w:t>
            </w:r>
            <w:permEnd w:id="1665939608"/>
            <w:r w:rsidR="00F13BF4" w:rsidRPr="00D95BDD">
              <w:rPr>
                <w:rFonts w:ascii="Johnston100 Light" w:hAnsi="Johnston100 Light" w:cs="Arial"/>
                <w:sz w:val="20"/>
                <w:szCs w:val="20"/>
              </w:rPr>
              <w:t xml:space="preserve">  Specific Work Promoter(s)   </w:t>
            </w:r>
          </w:p>
          <w:p w14:paraId="33670FDA" w14:textId="70AA4252" w:rsidR="00F13BF4" w:rsidRPr="00D95BDD" w:rsidRDefault="000E7D8E" w:rsidP="008B7938">
            <w:pPr>
              <w:spacing w:before="60" w:after="120"/>
              <w:rPr>
                <w:rFonts w:ascii="Johnston100 Light" w:hAnsi="Johnston100 Light" w:cs="Arial"/>
                <w:sz w:val="20"/>
                <w:szCs w:val="20"/>
              </w:rPr>
            </w:pPr>
            <w:r w:rsidRPr="00D95BDD">
              <w:rPr>
                <w:rFonts w:ascii="Johnston100 Light" w:hAnsi="Johnston100 Light" w:cs="Arial"/>
                <w:b/>
                <w:sz w:val="20"/>
                <w:szCs w:val="20"/>
              </w:rPr>
              <w:t xml:space="preserve"> </w:t>
            </w:r>
            <w:permStart w:id="1119768095" w:edGrp="everyone"/>
            <w:r w:rsidRPr="00D95BDD">
              <w:rPr>
                <w:rFonts w:ascii="Johnston100 Light" w:hAnsi="Johnston100 Light" w:cs="Arial"/>
                <w:bCs/>
                <w:sz w:val="20"/>
                <w:szCs w:val="20"/>
              </w:rPr>
              <w:t xml:space="preserve">    </w:t>
            </w:r>
            <w:permEnd w:id="1119768095"/>
            <w:r w:rsidR="00F13BF4" w:rsidRPr="00D95BDD">
              <w:rPr>
                <w:rFonts w:ascii="Johnston100 Light" w:hAnsi="Johnston100 Light" w:cs="Arial"/>
                <w:sz w:val="20"/>
                <w:szCs w:val="20"/>
              </w:rPr>
              <w:t xml:space="preserve">  All Work Promoters     </w:t>
            </w:r>
            <w:r w:rsidR="008B7938" w:rsidRPr="00D95BDD">
              <w:rPr>
                <w:rFonts w:ascii="Johnston100 Light" w:hAnsi="Johnston100 Light" w:cs="Arial"/>
                <w:sz w:val="20"/>
                <w:szCs w:val="20"/>
              </w:rPr>
              <w:t xml:space="preserve">                        </w:t>
            </w:r>
            <w:r w:rsidRPr="00D95BDD">
              <w:rPr>
                <w:rFonts w:ascii="Johnston100 Light" w:hAnsi="Johnston100 Light" w:cs="Arial"/>
                <w:b/>
                <w:sz w:val="20"/>
                <w:szCs w:val="20"/>
              </w:rPr>
              <w:t xml:space="preserve"> </w:t>
            </w:r>
            <w:permStart w:id="1543786746" w:edGrp="everyone"/>
            <w:r w:rsidRPr="00D95BDD">
              <w:rPr>
                <w:rFonts w:ascii="Johnston100 Light" w:hAnsi="Johnston100 Light" w:cs="Arial"/>
                <w:bCs/>
                <w:sz w:val="20"/>
                <w:szCs w:val="20"/>
              </w:rPr>
              <w:t xml:space="preserve">    </w:t>
            </w:r>
            <w:permEnd w:id="1543786746"/>
            <w:r w:rsidR="00F13BF4" w:rsidRPr="00D95BDD">
              <w:rPr>
                <w:rFonts w:ascii="Johnston100 Light" w:hAnsi="Johnston100 Light" w:cs="Arial"/>
                <w:sz w:val="20"/>
                <w:szCs w:val="20"/>
              </w:rPr>
              <w:t xml:space="preserve">   Industry Wide      </w:t>
            </w:r>
            <w:r w:rsidR="00F13BF4" w:rsidRPr="00D95BDD">
              <w:rPr>
                <w:rFonts w:ascii="Johnston100 Light" w:hAnsi="Johnston100 Light" w:cs="Arial"/>
                <w:sz w:val="20"/>
                <w:szCs w:val="20"/>
              </w:rPr>
              <w:tab/>
            </w:r>
            <w:r w:rsidR="00F13BF4" w:rsidRPr="00D95BDD">
              <w:rPr>
                <w:rFonts w:ascii="Johnston100 Light" w:hAnsi="Johnston100 Light" w:cs="Arial"/>
                <w:sz w:val="20"/>
                <w:szCs w:val="20"/>
              </w:rPr>
              <w:tab/>
            </w:r>
            <w:r w:rsidRPr="00D95BDD">
              <w:rPr>
                <w:rFonts w:ascii="Johnston100 Light" w:hAnsi="Johnston100 Light" w:cs="Arial"/>
                <w:b/>
                <w:sz w:val="20"/>
                <w:szCs w:val="20"/>
              </w:rPr>
              <w:t xml:space="preserve"> </w:t>
            </w:r>
            <w:permStart w:id="1044719502" w:edGrp="everyone"/>
            <w:r w:rsidRPr="00D95BDD">
              <w:rPr>
                <w:rFonts w:ascii="Johnston100 Light" w:hAnsi="Johnston100 Light" w:cs="Arial"/>
                <w:bCs/>
                <w:sz w:val="20"/>
                <w:szCs w:val="20"/>
              </w:rPr>
              <w:t xml:space="preserve">    </w:t>
            </w:r>
            <w:permEnd w:id="1044719502"/>
            <w:r w:rsidR="00F13BF4" w:rsidRPr="00D95BDD">
              <w:rPr>
                <w:rFonts w:ascii="Johnston100 Light" w:hAnsi="Johnston100 Light" w:cs="Arial"/>
                <w:sz w:val="20"/>
                <w:szCs w:val="20"/>
              </w:rPr>
              <w:t xml:space="preserve">  Other – specify: </w:t>
            </w:r>
            <w:r w:rsidRPr="00D95BDD">
              <w:rPr>
                <w:rFonts w:ascii="Johnston100 Light" w:hAnsi="Johnston100 Light" w:cs="Arial"/>
                <w:b/>
                <w:sz w:val="20"/>
                <w:szCs w:val="20"/>
              </w:rPr>
              <w:t xml:space="preserve"> </w:t>
            </w:r>
            <w:permStart w:id="1129460734" w:edGrp="everyone"/>
            <w:r w:rsidRPr="00D95BDD">
              <w:rPr>
                <w:rFonts w:ascii="Johnston100 Light" w:hAnsi="Johnston100 Light" w:cs="Arial"/>
                <w:bCs/>
                <w:sz w:val="20"/>
                <w:szCs w:val="20"/>
              </w:rPr>
              <w:t xml:space="preserve">    </w:t>
            </w:r>
            <w:permEnd w:id="1129460734"/>
          </w:p>
        </w:tc>
      </w:tr>
      <w:tr w:rsidR="00F13BF4" w:rsidRPr="00AC2CD7" w14:paraId="44439645" w14:textId="77777777" w:rsidTr="005139FF">
        <w:trPr>
          <w:trHeight w:val="397"/>
        </w:trPr>
        <w:tc>
          <w:tcPr>
            <w:tcW w:w="10462" w:type="dxa"/>
            <w:gridSpan w:val="11"/>
            <w:tcBorders>
              <w:top w:val="single" w:sz="4" w:space="0" w:color="BFBFBF" w:themeColor="background1" w:themeShade="BF"/>
              <w:bottom w:val="nil"/>
            </w:tcBorders>
            <w:shd w:val="clear" w:color="auto" w:fill="auto"/>
            <w:vAlign w:val="center"/>
          </w:tcPr>
          <w:p w14:paraId="5B14B3D3" w14:textId="66455DD7" w:rsidR="00F13BF4" w:rsidRPr="00D95BDD" w:rsidRDefault="00F13BF4" w:rsidP="00356E85">
            <w:pPr>
              <w:spacing w:before="60" w:after="60"/>
              <w:rPr>
                <w:rFonts w:ascii="Johnston100 Light" w:hAnsi="Johnston100 Light" w:cs="Arial"/>
                <w:b/>
                <w:sz w:val="20"/>
                <w:szCs w:val="20"/>
              </w:rPr>
            </w:pPr>
            <w:r w:rsidRPr="00D95BDD">
              <w:rPr>
                <w:rFonts w:ascii="Johnston100 Light" w:hAnsi="Johnston100 Light" w:cs="Arial"/>
                <w:b/>
                <w:sz w:val="20"/>
                <w:szCs w:val="20"/>
              </w:rPr>
              <w:t>Road Users that will Benefit:</w:t>
            </w:r>
          </w:p>
        </w:tc>
      </w:tr>
      <w:tr w:rsidR="00F13BF4" w:rsidRPr="00D95BDD" w14:paraId="5E0FB4BC" w14:textId="77777777" w:rsidTr="005139FF">
        <w:trPr>
          <w:gridAfter w:val="1"/>
          <w:wAfter w:w="6" w:type="dxa"/>
          <w:cantSplit/>
          <w:trHeight w:val="294"/>
        </w:trPr>
        <w:tc>
          <w:tcPr>
            <w:tcW w:w="1384" w:type="dxa"/>
            <w:gridSpan w:val="2"/>
            <w:tcBorders>
              <w:top w:val="nil"/>
              <w:left w:val="single" w:sz="4" w:space="0" w:color="3103F3"/>
              <w:bottom w:val="single" w:sz="4" w:space="0" w:color="BFBFBF" w:themeColor="background1" w:themeShade="BF"/>
              <w:right w:val="single" w:sz="4" w:space="0" w:color="BFBFBF" w:themeColor="background1" w:themeShade="BF"/>
            </w:tcBorders>
            <w:shd w:val="clear" w:color="auto" w:fill="auto"/>
            <w:vAlign w:val="center"/>
          </w:tcPr>
          <w:p w14:paraId="6FE8AF21" w14:textId="6EAF30D4" w:rsidR="00F13BF4" w:rsidRPr="00D95BDD" w:rsidRDefault="00F13BF4" w:rsidP="0029760E">
            <w:pPr>
              <w:tabs>
                <w:tab w:val="left" w:pos="426"/>
              </w:tabs>
              <w:spacing w:before="40" w:after="60"/>
              <w:rPr>
                <w:rFonts w:ascii="Johnston100 Light" w:hAnsi="Johnston100 Light" w:cs="Arial"/>
                <w:sz w:val="20"/>
                <w:szCs w:val="20"/>
              </w:rPr>
            </w:pPr>
            <w:r w:rsidRPr="00D95BDD">
              <w:rPr>
                <w:rFonts w:ascii="Johnston100 Light" w:hAnsi="Johnston100 Light" w:cs="Arial"/>
                <w:sz w:val="20"/>
                <w:szCs w:val="20"/>
              </w:rPr>
              <w:t>Type</w:t>
            </w:r>
          </w:p>
        </w:tc>
        <w:tc>
          <w:tcPr>
            <w:tcW w:w="113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936B91" w14:textId="77777777" w:rsidR="00F13BF4" w:rsidRPr="00D95BDD" w:rsidRDefault="00F13BF4" w:rsidP="0029760E">
            <w:pPr>
              <w:spacing w:before="40" w:after="60"/>
              <w:rPr>
                <w:rFonts w:ascii="Johnston100 Light" w:hAnsi="Johnston100 Light" w:cs="Arial"/>
                <w:sz w:val="20"/>
                <w:szCs w:val="20"/>
              </w:rPr>
            </w:pPr>
            <w:r w:rsidRPr="00D95BDD">
              <w:rPr>
                <w:rFonts w:ascii="Johnston100 Light" w:hAnsi="Johnston100 Light" w:cs="Arial"/>
                <w:sz w:val="20"/>
                <w:szCs w:val="20"/>
              </w:rPr>
              <w:t>Volume</w:t>
            </w:r>
          </w:p>
        </w:tc>
        <w:tc>
          <w:tcPr>
            <w:tcW w:w="3260" w:type="dxa"/>
            <w:gridSpan w:val="3"/>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9266C7" w14:textId="77777777" w:rsidR="00F13BF4" w:rsidRPr="00D95BDD" w:rsidRDefault="00F13BF4" w:rsidP="0029760E">
            <w:pPr>
              <w:spacing w:before="40" w:after="60"/>
              <w:rPr>
                <w:rFonts w:ascii="Johnston100 Light" w:hAnsi="Johnston100 Light" w:cs="Arial"/>
                <w:sz w:val="20"/>
                <w:szCs w:val="20"/>
              </w:rPr>
            </w:pPr>
            <w:r w:rsidRPr="00D95BDD">
              <w:rPr>
                <w:rFonts w:ascii="Johnston100 Light" w:hAnsi="Johnston100 Light" w:cs="Arial"/>
                <w:sz w:val="20"/>
                <w:szCs w:val="20"/>
              </w:rPr>
              <w:t>Predicted Impact</w:t>
            </w:r>
          </w:p>
        </w:tc>
        <w:tc>
          <w:tcPr>
            <w:tcW w:w="113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7DB69C" w14:textId="6EA27620" w:rsidR="00F13BF4" w:rsidRPr="00D95BDD" w:rsidRDefault="005139FF" w:rsidP="00934CC5">
            <w:pPr>
              <w:spacing w:before="40"/>
              <w:ind w:left="-108"/>
              <w:rPr>
                <w:rFonts w:ascii="Johnston100 Light" w:hAnsi="Johnston100 Light" w:cs="Arial"/>
                <w:sz w:val="20"/>
                <w:szCs w:val="20"/>
              </w:rPr>
            </w:pPr>
            <w:r w:rsidRPr="00D95BDD">
              <w:rPr>
                <w:rFonts w:ascii="Johnston100 Light" w:hAnsi="Johnston100 Light" w:cs="Arial"/>
                <w:sz w:val="20"/>
                <w:szCs w:val="20"/>
              </w:rPr>
              <w:t xml:space="preserve">   </w:t>
            </w:r>
            <w:r w:rsidR="00F13BF4" w:rsidRPr="00D95BDD">
              <w:rPr>
                <w:rFonts w:ascii="Johnston100 Light" w:hAnsi="Johnston100 Light" w:cs="Arial"/>
                <w:sz w:val="20"/>
                <w:szCs w:val="20"/>
              </w:rPr>
              <w:t>Type</w:t>
            </w:r>
          </w:p>
        </w:tc>
        <w:tc>
          <w:tcPr>
            <w:tcW w:w="99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D3621A" w14:textId="77777777" w:rsidR="00F13BF4" w:rsidRPr="00D95BDD" w:rsidRDefault="00F13BF4" w:rsidP="0029760E">
            <w:pPr>
              <w:spacing w:before="40" w:after="60"/>
              <w:rPr>
                <w:rFonts w:ascii="Johnston100 Light" w:hAnsi="Johnston100 Light" w:cs="Arial"/>
                <w:sz w:val="20"/>
                <w:szCs w:val="20"/>
              </w:rPr>
            </w:pPr>
            <w:r w:rsidRPr="00D95BDD">
              <w:rPr>
                <w:rFonts w:ascii="Johnston100 Light" w:hAnsi="Johnston100 Light" w:cs="Arial"/>
                <w:sz w:val="20"/>
                <w:szCs w:val="20"/>
              </w:rPr>
              <w:t>Volume</w:t>
            </w:r>
          </w:p>
        </w:tc>
        <w:tc>
          <w:tcPr>
            <w:tcW w:w="2551" w:type="dxa"/>
            <w:gridSpan w:val="2"/>
            <w:tcBorders>
              <w:top w:val="nil"/>
              <w:left w:val="single" w:sz="4" w:space="0" w:color="BFBFBF" w:themeColor="background1" w:themeShade="BF"/>
              <w:bottom w:val="single" w:sz="4" w:space="0" w:color="BFBFBF" w:themeColor="background1" w:themeShade="BF"/>
            </w:tcBorders>
            <w:shd w:val="clear" w:color="auto" w:fill="auto"/>
            <w:vAlign w:val="center"/>
          </w:tcPr>
          <w:p w14:paraId="7E675AB4" w14:textId="77777777" w:rsidR="00F13BF4" w:rsidRPr="00D95BDD" w:rsidRDefault="00F13BF4" w:rsidP="0029760E">
            <w:pPr>
              <w:spacing w:before="40" w:after="60"/>
              <w:ind w:left="34"/>
              <w:rPr>
                <w:rFonts w:ascii="Johnston100 Light" w:hAnsi="Johnston100 Light" w:cs="Arial"/>
                <w:sz w:val="20"/>
                <w:szCs w:val="20"/>
              </w:rPr>
            </w:pPr>
            <w:r w:rsidRPr="00D95BDD">
              <w:rPr>
                <w:rFonts w:ascii="Johnston100 Light" w:hAnsi="Johnston100 Light" w:cs="Arial"/>
                <w:sz w:val="20"/>
                <w:szCs w:val="20"/>
              </w:rPr>
              <w:t>Predicted Impact</w:t>
            </w:r>
          </w:p>
        </w:tc>
      </w:tr>
      <w:tr w:rsidR="00F13BF4" w:rsidRPr="00D95BDD" w14:paraId="2847256E" w14:textId="77777777" w:rsidTr="005139FF">
        <w:trPr>
          <w:gridAfter w:val="1"/>
          <w:wAfter w:w="6" w:type="dxa"/>
          <w:trHeight w:val="20"/>
        </w:trPr>
        <w:tc>
          <w:tcPr>
            <w:tcW w:w="1384" w:type="dxa"/>
            <w:gridSpan w:val="2"/>
            <w:tcBorders>
              <w:top w:val="single" w:sz="4" w:space="0" w:color="BFBFBF" w:themeColor="background1" w:themeShade="BF"/>
              <w:left w:val="single" w:sz="4" w:space="0" w:color="3103F3"/>
              <w:bottom w:val="single" w:sz="4" w:space="0" w:color="BFBFBF" w:themeColor="background1" w:themeShade="BF"/>
              <w:right w:val="single" w:sz="4" w:space="0" w:color="BFBFBF" w:themeColor="background1" w:themeShade="BF"/>
            </w:tcBorders>
            <w:vAlign w:val="center"/>
          </w:tcPr>
          <w:p w14:paraId="1B956831" w14:textId="20B422B5" w:rsidR="00F13BF4" w:rsidRPr="00D95BDD" w:rsidRDefault="00F13BF4" w:rsidP="0029760E">
            <w:pPr>
              <w:tabs>
                <w:tab w:val="left" w:pos="426"/>
              </w:tabs>
              <w:spacing w:before="40"/>
              <w:rPr>
                <w:rFonts w:ascii="Johnston100 Light" w:hAnsi="Johnston100 Light"/>
                <w:sz w:val="20"/>
                <w:szCs w:val="20"/>
              </w:rPr>
            </w:pPr>
            <w:r w:rsidRPr="00D95BDD">
              <w:rPr>
                <w:rFonts w:ascii="Johnston100 Light" w:hAnsi="Johnston100 Light"/>
                <w:sz w:val="20"/>
                <w:szCs w:val="20"/>
              </w:rPr>
              <w:t>Pedestrians</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CAD5C0" w14:textId="3E3CA4D0" w:rsidR="00F13BF4" w:rsidRPr="00D95BDD" w:rsidRDefault="000E7D8E" w:rsidP="0029760E">
            <w:pPr>
              <w:spacing w:before="4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1298081732" w:edGrp="everyone"/>
            <w:r w:rsidRPr="00D95BDD">
              <w:rPr>
                <w:rFonts w:ascii="Johnston100 Light" w:hAnsi="Johnston100 Light" w:cs="Arial"/>
                <w:bCs/>
                <w:sz w:val="20"/>
                <w:szCs w:val="20"/>
              </w:rPr>
              <w:t xml:space="preserve">    </w:t>
            </w:r>
            <w:permEnd w:id="1298081732"/>
          </w:p>
        </w:tc>
        <w:tc>
          <w:tcPr>
            <w:tcW w:w="326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76F832" w14:textId="523B847C" w:rsidR="00F13BF4" w:rsidRPr="00D95BDD" w:rsidRDefault="000E7D8E" w:rsidP="0029760E">
            <w:pPr>
              <w:spacing w:before="40" w:after="6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1588223638" w:edGrp="everyone"/>
            <w:r w:rsidRPr="00D95BDD">
              <w:rPr>
                <w:rFonts w:ascii="Johnston100 Light" w:hAnsi="Johnston100 Light" w:cs="Arial"/>
                <w:bCs/>
                <w:sz w:val="20"/>
                <w:szCs w:val="20"/>
              </w:rPr>
              <w:t xml:space="preserve">    </w:t>
            </w:r>
            <w:permEnd w:id="1588223638"/>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1C8103" w14:textId="79127D74" w:rsidR="00F13BF4" w:rsidRPr="00D95BDD" w:rsidRDefault="005139FF" w:rsidP="005139FF">
            <w:pPr>
              <w:spacing w:before="40" w:after="60"/>
              <w:ind w:left="-108"/>
              <w:rPr>
                <w:rFonts w:ascii="Johnston100 Light" w:hAnsi="Johnston100 Light" w:cs="Arial"/>
                <w:sz w:val="20"/>
                <w:szCs w:val="20"/>
              </w:rPr>
            </w:pPr>
            <w:r w:rsidRPr="00D95BDD">
              <w:rPr>
                <w:rFonts w:ascii="Johnston100 Light" w:hAnsi="Johnston100 Light" w:cs="Arial"/>
                <w:sz w:val="20"/>
                <w:szCs w:val="20"/>
              </w:rPr>
              <w:t xml:space="preserve">   </w:t>
            </w:r>
            <w:r w:rsidR="00F13BF4" w:rsidRPr="00D95BDD">
              <w:rPr>
                <w:rFonts w:ascii="Johnston100 Light" w:hAnsi="Johnston100 Light" w:cs="Arial"/>
                <w:sz w:val="20"/>
                <w:szCs w:val="20"/>
              </w:rPr>
              <w:t>Buses</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8E2AD4" w14:textId="58CFBCC0" w:rsidR="00F13BF4" w:rsidRPr="00D95BDD" w:rsidRDefault="000E7D8E" w:rsidP="0029760E">
            <w:pPr>
              <w:spacing w:before="40" w:after="6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1959684819" w:edGrp="everyone"/>
            <w:r w:rsidRPr="00D95BDD">
              <w:rPr>
                <w:rFonts w:ascii="Johnston100 Light" w:hAnsi="Johnston100 Light" w:cs="Arial"/>
                <w:bCs/>
                <w:sz w:val="20"/>
                <w:szCs w:val="20"/>
              </w:rPr>
              <w:t xml:space="preserve">    </w:t>
            </w:r>
            <w:permEnd w:id="1959684819"/>
          </w:p>
        </w:tc>
        <w:tc>
          <w:tcPr>
            <w:tcW w:w="255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tcBorders>
            <w:shd w:val="clear" w:color="auto" w:fill="auto"/>
            <w:vAlign w:val="center"/>
          </w:tcPr>
          <w:p w14:paraId="4D0DDF95" w14:textId="6584526A" w:rsidR="00F13BF4" w:rsidRPr="00D95BDD" w:rsidRDefault="000E7D8E" w:rsidP="0029760E">
            <w:pPr>
              <w:spacing w:before="40" w:after="6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981861383" w:edGrp="everyone"/>
            <w:r w:rsidRPr="00D95BDD">
              <w:rPr>
                <w:rFonts w:ascii="Johnston100 Light" w:hAnsi="Johnston100 Light" w:cs="Arial"/>
                <w:bCs/>
                <w:sz w:val="20"/>
                <w:szCs w:val="20"/>
              </w:rPr>
              <w:t xml:space="preserve">    </w:t>
            </w:r>
            <w:permEnd w:id="981861383"/>
          </w:p>
        </w:tc>
      </w:tr>
      <w:tr w:rsidR="00F13BF4" w:rsidRPr="00D95BDD" w14:paraId="2C75B398" w14:textId="77777777" w:rsidTr="005139FF">
        <w:trPr>
          <w:gridAfter w:val="1"/>
          <w:wAfter w:w="6" w:type="dxa"/>
          <w:trHeight w:val="20"/>
        </w:trPr>
        <w:tc>
          <w:tcPr>
            <w:tcW w:w="1384" w:type="dxa"/>
            <w:gridSpan w:val="2"/>
            <w:tcBorders>
              <w:top w:val="single" w:sz="4" w:space="0" w:color="BFBFBF" w:themeColor="background1" w:themeShade="BF"/>
              <w:left w:val="single" w:sz="4" w:space="0" w:color="3103F3"/>
              <w:bottom w:val="single" w:sz="4" w:space="0" w:color="000099"/>
              <w:right w:val="single" w:sz="4" w:space="0" w:color="BFBFBF" w:themeColor="background1" w:themeShade="BF"/>
            </w:tcBorders>
            <w:vAlign w:val="center"/>
          </w:tcPr>
          <w:p w14:paraId="4C73BFAE" w14:textId="39A449C7" w:rsidR="00F13BF4" w:rsidRPr="00D95BDD" w:rsidRDefault="00F13BF4" w:rsidP="0029760E">
            <w:pPr>
              <w:tabs>
                <w:tab w:val="left" w:pos="426"/>
              </w:tabs>
              <w:spacing w:before="40"/>
              <w:rPr>
                <w:rFonts w:ascii="Johnston100 Light" w:hAnsi="Johnston100 Light"/>
                <w:sz w:val="20"/>
                <w:szCs w:val="20"/>
              </w:rPr>
            </w:pPr>
            <w:r w:rsidRPr="00D95BDD">
              <w:rPr>
                <w:rFonts w:ascii="Johnston100 Light" w:hAnsi="Johnston100 Light"/>
                <w:sz w:val="20"/>
                <w:szCs w:val="20"/>
              </w:rPr>
              <w:t>Cyclists</w:t>
            </w:r>
          </w:p>
        </w:tc>
        <w:tc>
          <w:tcPr>
            <w:tcW w:w="1134" w:type="dxa"/>
            <w:tcBorders>
              <w:top w:val="single" w:sz="4" w:space="0" w:color="BFBFBF" w:themeColor="background1" w:themeShade="BF"/>
              <w:left w:val="single" w:sz="4" w:space="0" w:color="BFBFBF" w:themeColor="background1" w:themeShade="BF"/>
              <w:bottom w:val="single" w:sz="4" w:space="0" w:color="000099"/>
              <w:right w:val="single" w:sz="4" w:space="0" w:color="BFBFBF" w:themeColor="background1" w:themeShade="BF"/>
            </w:tcBorders>
            <w:vAlign w:val="center"/>
          </w:tcPr>
          <w:p w14:paraId="0F8D646F" w14:textId="6DD74FF2" w:rsidR="00F13BF4" w:rsidRPr="00D95BDD" w:rsidRDefault="000E7D8E" w:rsidP="0029760E">
            <w:pPr>
              <w:spacing w:before="4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1342262872" w:edGrp="everyone"/>
            <w:r w:rsidRPr="00D95BDD">
              <w:rPr>
                <w:rFonts w:ascii="Johnston100 Light" w:hAnsi="Johnston100 Light" w:cs="Arial"/>
                <w:bCs/>
                <w:sz w:val="20"/>
                <w:szCs w:val="20"/>
              </w:rPr>
              <w:t xml:space="preserve">    </w:t>
            </w:r>
            <w:permEnd w:id="1342262872"/>
          </w:p>
        </w:tc>
        <w:tc>
          <w:tcPr>
            <w:tcW w:w="3260" w:type="dxa"/>
            <w:gridSpan w:val="3"/>
            <w:tcBorders>
              <w:top w:val="single" w:sz="4" w:space="0" w:color="BFBFBF" w:themeColor="background1" w:themeShade="BF"/>
              <w:left w:val="single" w:sz="4" w:space="0" w:color="BFBFBF" w:themeColor="background1" w:themeShade="BF"/>
              <w:bottom w:val="single" w:sz="4" w:space="0" w:color="000099"/>
              <w:right w:val="single" w:sz="4" w:space="0" w:color="BFBFBF" w:themeColor="background1" w:themeShade="BF"/>
            </w:tcBorders>
            <w:shd w:val="clear" w:color="auto" w:fill="auto"/>
            <w:vAlign w:val="center"/>
          </w:tcPr>
          <w:p w14:paraId="3E52B138" w14:textId="4E148EA0" w:rsidR="00F13BF4" w:rsidRPr="00D95BDD" w:rsidRDefault="000E7D8E" w:rsidP="0029760E">
            <w:pPr>
              <w:spacing w:before="40" w:after="6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1608936754" w:edGrp="everyone"/>
            <w:r w:rsidRPr="00D95BDD">
              <w:rPr>
                <w:rFonts w:ascii="Johnston100 Light" w:hAnsi="Johnston100 Light" w:cs="Arial"/>
                <w:bCs/>
                <w:sz w:val="20"/>
                <w:szCs w:val="20"/>
              </w:rPr>
              <w:t xml:space="preserve">    </w:t>
            </w:r>
            <w:permEnd w:id="1608936754"/>
          </w:p>
        </w:tc>
        <w:tc>
          <w:tcPr>
            <w:tcW w:w="1134" w:type="dxa"/>
            <w:tcBorders>
              <w:top w:val="single" w:sz="4" w:space="0" w:color="BFBFBF" w:themeColor="background1" w:themeShade="BF"/>
              <w:left w:val="single" w:sz="4" w:space="0" w:color="BFBFBF" w:themeColor="background1" w:themeShade="BF"/>
              <w:bottom w:val="single" w:sz="4" w:space="0" w:color="000099"/>
              <w:right w:val="single" w:sz="4" w:space="0" w:color="BFBFBF" w:themeColor="background1" w:themeShade="BF"/>
            </w:tcBorders>
            <w:shd w:val="clear" w:color="auto" w:fill="auto"/>
            <w:vAlign w:val="center"/>
          </w:tcPr>
          <w:p w14:paraId="05658258" w14:textId="77777777" w:rsidR="00F13BF4" w:rsidRPr="00D95BDD" w:rsidRDefault="00F13BF4" w:rsidP="0029760E">
            <w:pPr>
              <w:spacing w:before="40" w:after="60"/>
              <w:ind w:left="34"/>
              <w:rPr>
                <w:rFonts w:ascii="Johnston100 Light" w:hAnsi="Johnston100 Light" w:cs="Arial"/>
                <w:sz w:val="20"/>
                <w:szCs w:val="20"/>
              </w:rPr>
            </w:pPr>
            <w:r w:rsidRPr="00D95BDD">
              <w:rPr>
                <w:rFonts w:ascii="Johnston100 Light" w:hAnsi="Johnston100 Light" w:cs="Arial"/>
                <w:sz w:val="20"/>
                <w:szCs w:val="20"/>
              </w:rPr>
              <w:t>Motor Vehicles</w:t>
            </w:r>
          </w:p>
        </w:tc>
        <w:tc>
          <w:tcPr>
            <w:tcW w:w="993" w:type="dxa"/>
            <w:tcBorders>
              <w:top w:val="single" w:sz="4" w:space="0" w:color="BFBFBF" w:themeColor="background1" w:themeShade="BF"/>
              <w:left w:val="single" w:sz="4" w:space="0" w:color="BFBFBF" w:themeColor="background1" w:themeShade="BF"/>
              <w:bottom w:val="single" w:sz="4" w:space="0" w:color="000099"/>
              <w:right w:val="single" w:sz="4" w:space="0" w:color="BFBFBF" w:themeColor="background1" w:themeShade="BF"/>
            </w:tcBorders>
            <w:shd w:val="clear" w:color="auto" w:fill="auto"/>
            <w:vAlign w:val="center"/>
          </w:tcPr>
          <w:p w14:paraId="22462B02" w14:textId="348A0572" w:rsidR="00F13BF4" w:rsidRPr="00D95BDD" w:rsidRDefault="000E7D8E" w:rsidP="0029760E">
            <w:pPr>
              <w:spacing w:before="40" w:after="6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1972722880" w:edGrp="everyone"/>
            <w:r w:rsidRPr="00D95BDD">
              <w:rPr>
                <w:rFonts w:ascii="Johnston100 Light" w:hAnsi="Johnston100 Light" w:cs="Arial"/>
                <w:bCs/>
                <w:sz w:val="20"/>
                <w:szCs w:val="20"/>
              </w:rPr>
              <w:t xml:space="preserve">    </w:t>
            </w:r>
            <w:permEnd w:id="1972722880"/>
          </w:p>
        </w:tc>
        <w:tc>
          <w:tcPr>
            <w:tcW w:w="2551" w:type="dxa"/>
            <w:gridSpan w:val="2"/>
            <w:tcBorders>
              <w:top w:val="single" w:sz="4" w:space="0" w:color="BFBFBF" w:themeColor="background1" w:themeShade="BF"/>
              <w:left w:val="single" w:sz="4" w:space="0" w:color="BFBFBF" w:themeColor="background1" w:themeShade="BF"/>
              <w:bottom w:val="single" w:sz="4" w:space="0" w:color="000099"/>
            </w:tcBorders>
            <w:shd w:val="clear" w:color="auto" w:fill="auto"/>
            <w:vAlign w:val="center"/>
          </w:tcPr>
          <w:p w14:paraId="78ECB8AD" w14:textId="79BEC4CB" w:rsidR="00F13BF4" w:rsidRPr="00D95BDD" w:rsidRDefault="000E7D8E" w:rsidP="0029760E">
            <w:pPr>
              <w:spacing w:before="40" w:after="60"/>
              <w:ind w:left="34"/>
              <w:rPr>
                <w:rFonts w:ascii="Johnston100 Light" w:hAnsi="Johnston100 Light" w:cs="Arial"/>
                <w:sz w:val="20"/>
                <w:szCs w:val="20"/>
              </w:rPr>
            </w:pPr>
            <w:r w:rsidRPr="00D95BDD">
              <w:rPr>
                <w:rFonts w:ascii="Johnston100 Light" w:hAnsi="Johnston100 Light" w:cs="Arial"/>
                <w:b/>
                <w:sz w:val="20"/>
                <w:szCs w:val="20"/>
              </w:rPr>
              <w:t xml:space="preserve"> </w:t>
            </w:r>
            <w:permStart w:id="1529234418" w:edGrp="everyone"/>
            <w:r w:rsidRPr="00D95BDD">
              <w:rPr>
                <w:rFonts w:ascii="Johnston100 Light" w:hAnsi="Johnston100 Light" w:cs="Arial"/>
                <w:bCs/>
                <w:sz w:val="20"/>
                <w:szCs w:val="20"/>
              </w:rPr>
              <w:t xml:space="preserve">    </w:t>
            </w:r>
            <w:permEnd w:id="1529234418"/>
          </w:p>
        </w:tc>
      </w:tr>
      <w:tr w:rsidR="00F13BF4" w:rsidRPr="009861D2" w14:paraId="18693C4D" w14:textId="77777777" w:rsidTr="005139FF">
        <w:trPr>
          <w:trHeight w:val="397"/>
        </w:trPr>
        <w:tc>
          <w:tcPr>
            <w:tcW w:w="10462" w:type="dxa"/>
            <w:gridSpan w:val="11"/>
            <w:tcBorders>
              <w:top w:val="single" w:sz="4" w:space="0" w:color="000099"/>
              <w:bottom w:val="single" w:sz="4" w:space="0" w:color="000099"/>
            </w:tcBorders>
            <w:shd w:val="clear" w:color="auto" w:fill="215868" w:themeFill="accent5" w:themeFillShade="80"/>
            <w:vAlign w:val="center"/>
          </w:tcPr>
          <w:p w14:paraId="3A7793AE" w14:textId="77777777"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color w:val="FFFFFF" w:themeColor="background1"/>
                <w:sz w:val="20"/>
                <w:szCs w:val="20"/>
              </w:rPr>
              <w:t>b) Benefits Realisation:</w:t>
            </w:r>
          </w:p>
        </w:tc>
      </w:tr>
      <w:tr w:rsidR="00F13BF4" w:rsidRPr="00D95BDD" w14:paraId="7A187856" w14:textId="77777777" w:rsidTr="005139FF">
        <w:trPr>
          <w:gridAfter w:val="1"/>
          <w:wAfter w:w="6" w:type="dxa"/>
          <w:trHeight w:val="146"/>
        </w:trPr>
        <w:tc>
          <w:tcPr>
            <w:tcW w:w="5778" w:type="dxa"/>
            <w:gridSpan w:val="6"/>
            <w:tcBorders>
              <w:bottom w:val="single" w:sz="4" w:space="0" w:color="BFBFBF" w:themeColor="background1" w:themeShade="BF"/>
            </w:tcBorders>
            <w:shd w:val="clear" w:color="auto" w:fill="auto"/>
            <w:vAlign w:val="center"/>
          </w:tcPr>
          <w:p w14:paraId="183B1165" w14:textId="77777777"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sz w:val="20"/>
                <w:szCs w:val="20"/>
              </w:rPr>
              <w:t xml:space="preserve"> </w:t>
            </w:r>
            <w:r w:rsidRPr="00D95BDD">
              <w:rPr>
                <w:rFonts w:ascii="Johnston100 Light" w:hAnsi="Johnston100 Light" w:cs="Arial"/>
                <w:b/>
                <w:sz w:val="20"/>
                <w:szCs w:val="20"/>
              </w:rPr>
              <w:t>Measure of Success</w:t>
            </w:r>
          </w:p>
        </w:tc>
        <w:tc>
          <w:tcPr>
            <w:tcW w:w="2127" w:type="dxa"/>
            <w:gridSpan w:val="2"/>
            <w:tcBorders>
              <w:bottom w:val="single" w:sz="4" w:space="0" w:color="BFBFBF" w:themeColor="background1" w:themeShade="BF"/>
            </w:tcBorders>
            <w:shd w:val="clear" w:color="auto" w:fill="auto"/>
            <w:vAlign w:val="center"/>
          </w:tcPr>
          <w:p w14:paraId="2D1704BE" w14:textId="77777777"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sz w:val="20"/>
                <w:szCs w:val="20"/>
              </w:rPr>
              <w:t>Baseline</w:t>
            </w:r>
          </w:p>
        </w:tc>
        <w:tc>
          <w:tcPr>
            <w:tcW w:w="2551" w:type="dxa"/>
            <w:gridSpan w:val="2"/>
            <w:tcBorders>
              <w:bottom w:val="single" w:sz="4" w:space="0" w:color="BFBFBF" w:themeColor="background1" w:themeShade="BF"/>
            </w:tcBorders>
            <w:shd w:val="clear" w:color="auto" w:fill="auto"/>
            <w:vAlign w:val="center"/>
          </w:tcPr>
          <w:p w14:paraId="671DB793" w14:textId="77777777"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sz w:val="20"/>
                <w:szCs w:val="20"/>
              </w:rPr>
              <w:t>Expected Value</w:t>
            </w:r>
          </w:p>
        </w:tc>
      </w:tr>
      <w:tr w:rsidR="00F13BF4" w:rsidRPr="00D95BDD" w14:paraId="35F67494" w14:textId="77777777" w:rsidTr="005139FF">
        <w:trPr>
          <w:gridAfter w:val="1"/>
          <w:wAfter w:w="6" w:type="dxa"/>
          <w:trHeight w:val="316"/>
        </w:trPr>
        <w:tc>
          <w:tcPr>
            <w:tcW w:w="5778" w:type="dxa"/>
            <w:gridSpan w:val="6"/>
            <w:tcBorders>
              <w:top w:val="single" w:sz="4" w:space="0" w:color="BFBFBF" w:themeColor="background1" w:themeShade="BF"/>
              <w:bottom w:val="single" w:sz="4" w:space="0" w:color="BFBFBF" w:themeColor="background1" w:themeShade="BF"/>
            </w:tcBorders>
            <w:shd w:val="clear" w:color="auto" w:fill="B6DDE8" w:themeFill="accent5" w:themeFillTint="66"/>
            <w:vAlign w:val="center"/>
          </w:tcPr>
          <w:p w14:paraId="17CD77B3" w14:textId="7C0CEF55" w:rsidR="00F13BF4" w:rsidRPr="00D95BDD" w:rsidRDefault="000E7D8E" w:rsidP="0029760E">
            <w:pPr>
              <w:numPr>
                <w:ilvl w:val="0"/>
                <w:numId w:val="18"/>
              </w:numPr>
              <w:spacing w:before="60" w:after="60"/>
              <w:ind w:left="317" w:hanging="283"/>
              <w:rPr>
                <w:rFonts w:ascii="Johnston100 Light" w:hAnsi="Johnston100 Light" w:cs="Arial"/>
                <w:sz w:val="20"/>
                <w:szCs w:val="20"/>
              </w:rPr>
            </w:pPr>
            <w:r w:rsidRPr="00D95BDD">
              <w:rPr>
                <w:rFonts w:ascii="Johnston100 Light" w:hAnsi="Johnston100 Light" w:cs="Arial"/>
                <w:b/>
                <w:color w:val="FFFFFF" w:themeColor="background1"/>
                <w:sz w:val="20"/>
                <w:szCs w:val="20"/>
              </w:rPr>
              <w:t xml:space="preserve"> </w:t>
            </w:r>
            <w:permStart w:id="908792643" w:edGrp="everyone"/>
            <w:r w:rsidRPr="00D95BDD">
              <w:rPr>
                <w:rFonts w:ascii="Johnston100 Light" w:hAnsi="Johnston100 Light" w:cs="Arial"/>
                <w:bCs/>
                <w:color w:val="FFFFFF" w:themeColor="background1"/>
                <w:sz w:val="20"/>
                <w:szCs w:val="20"/>
              </w:rPr>
              <w:t xml:space="preserve"> </w:t>
            </w:r>
            <w:r w:rsidRPr="00D95BDD">
              <w:rPr>
                <w:rFonts w:ascii="Johnston100 Light" w:hAnsi="Johnston100 Light" w:cs="Arial"/>
                <w:bCs/>
                <w:sz w:val="20"/>
                <w:szCs w:val="20"/>
              </w:rPr>
              <w:t xml:space="preserve">Description of measure   </w:t>
            </w:r>
            <w:permEnd w:id="908792643"/>
          </w:p>
        </w:tc>
        <w:bookmarkStart w:id="11" w:name="Baseline"/>
        <w:tc>
          <w:tcPr>
            <w:tcW w:w="2127" w:type="dxa"/>
            <w:gridSpan w:val="2"/>
            <w:tcBorders>
              <w:top w:val="single" w:sz="4" w:space="0" w:color="BFBFBF" w:themeColor="background1" w:themeShade="BF"/>
              <w:bottom w:val="single" w:sz="4" w:space="0" w:color="BFBFBF" w:themeColor="background1" w:themeShade="BF"/>
            </w:tcBorders>
            <w:shd w:val="clear" w:color="auto" w:fill="B6DDE8" w:themeFill="accent5" w:themeFillTint="66"/>
            <w:vAlign w:val="center"/>
          </w:tcPr>
          <w:p w14:paraId="4075DCA1" w14:textId="2BC0789A" w:rsidR="00F13BF4" w:rsidRPr="00D95BDD" w:rsidRDefault="000E7D8E" w:rsidP="0029760E">
            <w:pPr>
              <w:spacing w:before="60" w:after="60"/>
              <w:ind w:left="34"/>
              <w:rPr>
                <w:rFonts w:ascii="Johnston100 Light" w:hAnsi="Johnston100 Light" w:cs="Arial"/>
                <w:sz w:val="20"/>
                <w:szCs w:val="20"/>
              </w:rPr>
            </w:pPr>
            <w:r w:rsidRPr="00D95BDD">
              <w:rPr>
                <w:rFonts w:ascii="Johnston100 Light" w:hAnsi="Johnston100 Light" w:cs="Arial"/>
                <w:bCs/>
                <w:color w:val="FF0000"/>
                <w:sz w:val="20"/>
                <w:szCs w:val="20"/>
              </w:rPr>
              <w:fldChar w:fldCharType="begin"/>
            </w:r>
            <w:r w:rsidRPr="00D95BDD">
              <w:rPr>
                <w:rFonts w:ascii="Johnston100 Light" w:hAnsi="Johnston100 Light" w:cs="Arial"/>
                <w:bCs/>
                <w:color w:val="FF0000"/>
                <w:sz w:val="20"/>
                <w:szCs w:val="20"/>
              </w:rPr>
              <w:instrText xml:space="preserve"> HYPERLINK  \l "Baseline" </w:instrText>
            </w:r>
            <w:r w:rsidRPr="00D95BDD">
              <w:rPr>
                <w:rFonts w:ascii="Johnston100 Light" w:hAnsi="Johnston100 Light" w:cs="Arial"/>
                <w:bCs/>
                <w:color w:val="FF0000"/>
                <w:sz w:val="20"/>
                <w:szCs w:val="20"/>
              </w:rPr>
              <w:fldChar w:fldCharType="separate"/>
            </w:r>
            <w:r w:rsidRPr="00D95BDD">
              <w:rPr>
                <w:rStyle w:val="Hyperlink"/>
                <w:rFonts w:ascii="Johnston100 Light" w:hAnsi="Johnston100 Light" w:cs="Arial"/>
                <w:bCs/>
                <w:color w:val="FF0000"/>
                <w:sz w:val="20"/>
                <w:szCs w:val="20"/>
                <w:u w:val="none"/>
              </w:rPr>
              <w:t>*</w:t>
            </w:r>
            <w:bookmarkEnd w:id="11"/>
            <w:r w:rsidRPr="00D95BDD">
              <w:rPr>
                <w:rFonts w:ascii="Johnston100 Light" w:hAnsi="Johnston100 Light" w:cs="Arial"/>
                <w:bCs/>
                <w:color w:val="FF0000"/>
                <w:sz w:val="20"/>
                <w:szCs w:val="20"/>
              </w:rPr>
              <w:fldChar w:fldCharType="end"/>
            </w:r>
            <w:r w:rsidRPr="00D95BDD">
              <w:rPr>
                <w:rFonts w:ascii="Johnston100 Light" w:hAnsi="Johnston100 Light" w:cs="Arial"/>
                <w:color w:val="FF0000"/>
                <w:sz w:val="20"/>
                <w:szCs w:val="20"/>
              </w:rPr>
              <w:t xml:space="preserve"> </w:t>
            </w:r>
            <w:permStart w:id="510538762" w:edGrp="everyone"/>
            <w:r w:rsidRPr="00D95BDD">
              <w:rPr>
                <w:rFonts w:ascii="Johnston100 Light" w:hAnsi="Johnston100 Light" w:cs="Arial"/>
                <w:bCs/>
                <w:sz w:val="20"/>
                <w:szCs w:val="20"/>
              </w:rPr>
              <w:t xml:space="preserve">    </w:t>
            </w:r>
            <w:permEnd w:id="510538762"/>
          </w:p>
        </w:tc>
        <w:tc>
          <w:tcPr>
            <w:tcW w:w="2551" w:type="dxa"/>
            <w:gridSpan w:val="2"/>
            <w:tcBorders>
              <w:top w:val="single" w:sz="4" w:space="0" w:color="BFBFBF" w:themeColor="background1" w:themeShade="BF"/>
              <w:bottom w:val="single" w:sz="4" w:space="0" w:color="BFBFBF" w:themeColor="background1" w:themeShade="BF"/>
            </w:tcBorders>
            <w:shd w:val="clear" w:color="auto" w:fill="B6DDE8" w:themeFill="accent5" w:themeFillTint="66"/>
            <w:vAlign w:val="center"/>
          </w:tcPr>
          <w:p w14:paraId="049DD4B9" w14:textId="77462809" w:rsidR="00F13BF4" w:rsidRPr="00D95BDD" w:rsidRDefault="000E7D8E" w:rsidP="0029760E">
            <w:pPr>
              <w:spacing w:before="60" w:after="60"/>
              <w:ind w:left="34"/>
              <w:rPr>
                <w:rFonts w:ascii="Johnston100 Light" w:hAnsi="Johnston100 Light" w:cs="Arial"/>
                <w:sz w:val="20"/>
                <w:szCs w:val="20"/>
              </w:rPr>
            </w:pPr>
            <w:permStart w:id="410809302" w:edGrp="everyone"/>
            <w:r w:rsidRPr="00D95BDD">
              <w:rPr>
                <w:rFonts w:ascii="Johnston100 Light" w:hAnsi="Johnston100 Light" w:cs="Arial"/>
                <w:bCs/>
                <w:sz w:val="20"/>
                <w:szCs w:val="20"/>
              </w:rPr>
              <w:t xml:space="preserve">    </w:t>
            </w:r>
            <w:permEnd w:id="410809302"/>
          </w:p>
        </w:tc>
      </w:tr>
      <w:tr w:rsidR="00F13BF4" w:rsidRPr="00D95BDD" w14:paraId="03E875C3" w14:textId="77777777" w:rsidTr="005139FF">
        <w:trPr>
          <w:gridAfter w:val="1"/>
          <w:wAfter w:w="6" w:type="dxa"/>
          <w:trHeight w:val="263"/>
        </w:trPr>
        <w:tc>
          <w:tcPr>
            <w:tcW w:w="5778" w:type="dxa"/>
            <w:gridSpan w:val="6"/>
            <w:tcBorders>
              <w:top w:val="single" w:sz="4" w:space="0" w:color="BFBFBF" w:themeColor="background1" w:themeShade="BF"/>
              <w:bottom w:val="single" w:sz="4" w:space="0" w:color="BFBFBF" w:themeColor="background1" w:themeShade="BF"/>
            </w:tcBorders>
            <w:vAlign w:val="center"/>
          </w:tcPr>
          <w:p w14:paraId="4AE33485" w14:textId="07D6F906" w:rsidR="00F13BF4" w:rsidRPr="00D95BDD" w:rsidRDefault="000E7D8E" w:rsidP="0029760E">
            <w:pPr>
              <w:numPr>
                <w:ilvl w:val="0"/>
                <w:numId w:val="18"/>
              </w:numPr>
              <w:spacing w:before="60" w:after="60"/>
              <w:ind w:left="317" w:hanging="283"/>
              <w:rPr>
                <w:rFonts w:ascii="Johnston100 Light" w:hAnsi="Johnston100 Light" w:cs="Arial"/>
                <w:sz w:val="20"/>
                <w:szCs w:val="20"/>
              </w:rPr>
            </w:pPr>
            <w:r w:rsidRPr="00D95BDD">
              <w:rPr>
                <w:rFonts w:ascii="Johnston100 Light" w:hAnsi="Johnston100 Light" w:cs="Arial"/>
                <w:b/>
                <w:color w:val="FFFFFF" w:themeColor="background1"/>
                <w:sz w:val="20"/>
                <w:szCs w:val="20"/>
              </w:rPr>
              <w:t xml:space="preserve"> </w:t>
            </w:r>
            <w:permStart w:id="600790015" w:edGrp="everyone"/>
            <w:r w:rsidRPr="00D95BDD">
              <w:rPr>
                <w:rFonts w:ascii="Johnston100 Light" w:hAnsi="Johnston100 Light" w:cs="Arial"/>
                <w:bCs/>
                <w:color w:val="FFFFFF" w:themeColor="background1"/>
                <w:sz w:val="20"/>
                <w:szCs w:val="20"/>
              </w:rPr>
              <w:t xml:space="preserve"> </w:t>
            </w:r>
            <w:r w:rsidRPr="00D95BDD">
              <w:rPr>
                <w:rFonts w:ascii="Johnston100 Light" w:hAnsi="Johnston100 Light" w:cs="Arial"/>
                <w:bCs/>
                <w:sz w:val="20"/>
                <w:szCs w:val="20"/>
              </w:rPr>
              <w:t xml:space="preserve">Description of measure   </w:t>
            </w:r>
            <w:permEnd w:id="600790015"/>
          </w:p>
        </w:tc>
        <w:tc>
          <w:tcPr>
            <w:tcW w:w="2127" w:type="dxa"/>
            <w:gridSpan w:val="2"/>
            <w:tcBorders>
              <w:top w:val="single" w:sz="4" w:space="0" w:color="BFBFBF" w:themeColor="background1" w:themeShade="BF"/>
              <w:bottom w:val="single" w:sz="4" w:space="0" w:color="BFBFBF" w:themeColor="background1" w:themeShade="BF"/>
            </w:tcBorders>
            <w:vAlign w:val="center"/>
          </w:tcPr>
          <w:p w14:paraId="0962BB98" w14:textId="2758C183" w:rsidR="00F13BF4" w:rsidRPr="00D95BDD" w:rsidRDefault="003C4E12" w:rsidP="0029760E">
            <w:pPr>
              <w:spacing w:before="60" w:after="60"/>
              <w:ind w:left="34"/>
              <w:rPr>
                <w:rFonts w:ascii="Johnston100 Light" w:hAnsi="Johnston100 Light" w:cs="Arial"/>
                <w:sz w:val="20"/>
                <w:szCs w:val="20"/>
              </w:rPr>
            </w:pPr>
            <w:hyperlink w:anchor="Baseline" w:history="1">
              <w:r w:rsidR="000E7D8E" w:rsidRPr="00D95BDD">
                <w:rPr>
                  <w:rStyle w:val="Hyperlink"/>
                  <w:rFonts w:ascii="Johnston100 Light" w:hAnsi="Johnston100 Light" w:cs="Arial"/>
                  <w:bCs/>
                  <w:color w:val="FF0000"/>
                  <w:sz w:val="20"/>
                  <w:szCs w:val="20"/>
                  <w:u w:val="none"/>
                </w:rPr>
                <w:t>*</w:t>
              </w:r>
            </w:hyperlink>
            <w:r w:rsidR="000E7D8E" w:rsidRPr="00D95BDD">
              <w:rPr>
                <w:rFonts w:ascii="Johnston100 Light" w:hAnsi="Johnston100 Light" w:cs="Arial"/>
                <w:color w:val="FF0000"/>
                <w:sz w:val="20"/>
                <w:szCs w:val="20"/>
              </w:rPr>
              <w:t xml:space="preserve"> </w:t>
            </w:r>
            <w:permStart w:id="1804734847" w:edGrp="everyone"/>
            <w:r w:rsidR="000E7D8E" w:rsidRPr="00D95BDD">
              <w:rPr>
                <w:rFonts w:ascii="Johnston100 Light" w:hAnsi="Johnston100 Light" w:cs="Arial"/>
                <w:bCs/>
                <w:sz w:val="20"/>
                <w:szCs w:val="20"/>
              </w:rPr>
              <w:t xml:space="preserve">    </w:t>
            </w:r>
            <w:permEnd w:id="1804734847"/>
          </w:p>
        </w:tc>
        <w:tc>
          <w:tcPr>
            <w:tcW w:w="2551" w:type="dxa"/>
            <w:gridSpan w:val="2"/>
            <w:tcBorders>
              <w:top w:val="single" w:sz="4" w:space="0" w:color="BFBFBF" w:themeColor="background1" w:themeShade="BF"/>
              <w:bottom w:val="single" w:sz="4" w:space="0" w:color="BFBFBF" w:themeColor="background1" w:themeShade="BF"/>
            </w:tcBorders>
            <w:vAlign w:val="center"/>
          </w:tcPr>
          <w:p w14:paraId="2BC37190" w14:textId="01DC7A00" w:rsidR="00F13BF4" w:rsidRPr="00D95BDD" w:rsidRDefault="000E7D8E" w:rsidP="0029760E">
            <w:pPr>
              <w:spacing w:before="60" w:after="60"/>
              <w:ind w:left="34"/>
              <w:rPr>
                <w:rFonts w:ascii="Johnston100 Light" w:hAnsi="Johnston100 Light" w:cs="Arial"/>
                <w:sz w:val="20"/>
                <w:szCs w:val="20"/>
              </w:rPr>
            </w:pPr>
            <w:permStart w:id="1682594053" w:edGrp="everyone"/>
            <w:r w:rsidRPr="00D95BDD">
              <w:rPr>
                <w:rFonts w:ascii="Johnston100 Light" w:hAnsi="Johnston100 Light" w:cs="Arial"/>
                <w:bCs/>
                <w:sz w:val="20"/>
                <w:szCs w:val="20"/>
              </w:rPr>
              <w:t xml:space="preserve">    </w:t>
            </w:r>
            <w:permEnd w:id="1682594053"/>
          </w:p>
        </w:tc>
      </w:tr>
      <w:tr w:rsidR="00F13BF4" w:rsidRPr="00D95BDD" w14:paraId="1DD0F7F9" w14:textId="77777777" w:rsidTr="005139FF">
        <w:trPr>
          <w:gridAfter w:val="1"/>
          <w:wAfter w:w="6" w:type="dxa"/>
          <w:trHeight w:val="140"/>
        </w:trPr>
        <w:tc>
          <w:tcPr>
            <w:tcW w:w="5778" w:type="dxa"/>
            <w:gridSpan w:val="6"/>
            <w:tcBorders>
              <w:top w:val="single" w:sz="4" w:space="0" w:color="BFBFBF" w:themeColor="background1" w:themeShade="BF"/>
            </w:tcBorders>
            <w:shd w:val="clear" w:color="auto" w:fill="B6DDE8" w:themeFill="accent5" w:themeFillTint="66"/>
            <w:vAlign w:val="center"/>
          </w:tcPr>
          <w:p w14:paraId="07FA6228" w14:textId="5539C8EB" w:rsidR="00F13BF4" w:rsidRPr="00D95BDD" w:rsidRDefault="000E7D8E" w:rsidP="0029760E">
            <w:pPr>
              <w:numPr>
                <w:ilvl w:val="0"/>
                <w:numId w:val="18"/>
              </w:numPr>
              <w:spacing w:before="60" w:after="60"/>
              <w:ind w:left="318" w:hanging="284"/>
              <w:rPr>
                <w:rFonts w:ascii="Johnston100 Light" w:hAnsi="Johnston100 Light" w:cs="Arial"/>
                <w:sz w:val="20"/>
                <w:szCs w:val="20"/>
              </w:rPr>
            </w:pPr>
            <w:r w:rsidRPr="00D95BDD">
              <w:rPr>
                <w:rFonts w:ascii="Johnston100 Light" w:hAnsi="Johnston100 Light" w:cs="Arial"/>
                <w:b/>
                <w:color w:val="FFFFFF" w:themeColor="background1"/>
                <w:sz w:val="20"/>
                <w:szCs w:val="20"/>
              </w:rPr>
              <w:t xml:space="preserve"> </w:t>
            </w:r>
            <w:permStart w:id="71116425" w:edGrp="everyone"/>
            <w:r w:rsidRPr="00D95BDD">
              <w:rPr>
                <w:rFonts w:ascii="Johnston100 Light" w:hAnsi="Johnston100 Light" w:cs="Arial"/>
                <w:bCs/>
                <w:color w:val="FFFFFF" w:themeColor="background1"/>
                <w:sz w:val="20"/>
                <w:szCs w:val="20"/>
              </w:rPr>
              <w:t xml:space="preserve"> </w:t>
            </w:r>
            <w:r w:rsidRPr="00D95BDD">
              <w:rPr>
                <w:rFonts w:ascii="Johnston100 Light" w:hAnsi="Johnston100 Light" w:cs="Arial"/>
                <w:bCs/>
                <w:sz w:val="20"/>
                <w:szCs w:val="20"/>
              </w:rPr>
              <w:t xml:space="preserve">Description of measure   </w:t>
            </w:r>
            <w:permEnd w:id="71116425"/>
          </w:p>
        </w:tc>
        <w:tc>
          <w:tcPr>
            <w:tcW w:w="2127" w:type="dxa"/>
            <w:gridSpan w:val="2"/>
            <w:tcBorders>
              <w:top w:val="single" w:sz="4" w:space="0" w:color="BFBFBF" w:themeColor="background1" w:themeShade="BF"/>
            </w:tcBorders>
            <w:shd w:val="clear" w:color="auto" w:fill="B6DDE8" w:themeFill="accent5" w:themeFillTint="66"/>
            <w:vAlign w:val="center"/>
          </w:tcPr>
          <w:p w14:paraId="2B94415E" w14:textId="750F8F37" w:rsidR="00F13BF4" w:rsidRPr="00D95BDD" w:rsidRDefault="003C4E12" w:rsidP="0029760E">
            <w:pPr>
              <w:spacing w:before="60" w:after="60"/>
              <w:ind w:left="34"/>
              <w:rPr>
                <w:rFonts w:ascii="Johnston100 Light" w:hAnsi="Johnston100 Light" w:cs="Arial"/>
                <w:sz w:val="20"/>
                <w:szCs w:val="20"/>
              </w:rPr>
            </w:pPr>
            <w:hyperlink w:anchor="Baseline" w:history="1">
              <w:r w:rsidR="000E7D8E" w:rsidRPr="00D95BDD">
                <w:rPr>
                  <w:rStyle w:val="Hyperlink"/>
                  <w:rFonts w:ascii="Johnston100 Light" w:hAnsi="Johnston100 Light" w:cs="Arial"/>
                  <w:bCs/>
                  <w:color w:val="FF0000"/>
                  <w:sz w:val="20"/>
                  <w:szCs w:val="20"/>
                  <w:u w:val="none"/>
                </w:rPr>
                <w:t>*</w:t>
              </w:r>
            </w:hyperlink>
            <w:r w:rsidR="000E7D8E" w:rsidRPr="00D95BDD">
              <w:rPr>
                <w:rFonts w:ascii="Johnston100 Light" w:hAnsi="Johnston100 Light" w:cs="Arial"/>
                <w:sz w:val="20"/>
                <w:szCs w:val="20"/>
              </w:rPr>
              <w:t xml:space="preserve"> </w:t>
            </w:r>
            <w:permStart w:id="1198356135" w:edGrp="everyone"/>
            <w:r w:rsidR="000E7D8E" w:rsidRPr="00D95BDD">
              <w:rPr>
                <w:rFonts w:ascii="Johnston100 Light" w:hAnsi="Johnston100 Light" w:cs="Arial"/>
                <w:bCs/>
                <w:sz w:val="20"/>
                <w:szCs w:val="20"/>
              </w:rPr>
              <w:t xml:space="preserve">    </w:t>
            </w:r>
            <w:permEnd w:id="1198356135"/>
          </w:p>
        </w:tc>
        <w:tc>
          <w:tcPr>
            <w:tcW w:w="2551" w:type="dxa"/>
            <w:gridSpan w:val="2"/>
            <w:tcBorders>
              <w:top w:val="single" w:sz="4" w:space="0" w:color="BFBFBF" w:themeColor="background1" w:themeShade="BF"/>
            </w:tcBorders>
            <w:shd w:val="clear" w:color="auto" w:fill="B6DDE8" w:themeFill="accent5" w:themeFillTint="66"/>
            <w:vAlign w:val="center"/>
          </w:tcPr>
          <w:p w14:paraId="719C8CC3" w14:textId="13134A69" w:rsidR="00F13BF4" w:rsidRPr="00D95BDD" w:rsidRDefault="000E7D8E" w:rsidP="0029760E">
            <w:pPr>
              <w:spacing w:before="60" w:after="60"/>
              <w:ind w:left="34"/>
              <w:rPr>
                <w:rFonts w:ascii="Johnston100 Light" w:hAnsi="Johnston100 Light" w:cs="Arial"/>
                <w:sz w:val="20"/>
                <w:szCs w:val="20"/>
              </w:rPr>
            </w:pPr>
            <w:permStart w:id="1367238618" w:edGrp="everyone"/>
            <w:r w:rsidRPr="00D95BDD">
              <w:rPr>
                <w:rFonts w:ascii="Johnston100 Light" w:hAnsi="Johnston100 Light" w:cs="Arial"/>
                <w:bCs/>
                <w:sz w:val="20"/>
                <w:szCs w:val="20"/>
              </w:rPr>
              <w:t xml:space="preserve">    </w:t>
            </w:r>
            <w:permEnd w:id="1367238618"/>
          </w:p>
        </w:tc>
      </w:tr>
      <w:tr w:rsidR="00F13BF4" w:rsidRPr="002A4F89" w14:paraId="0E61182F" w14:textId="77777777" w:rsidTr="005139FF">
        <w:trPr>
          <w:trHeight w:val="397"/>
        </w:trPr>
        <w:tc>
          <w:tcPr>
            <w:tcW w:w="10462" w:type="dxa"/>
            <w:gridSpan w:val="11"/>
            <w:vAlign w:val="center"/>
          </w:tcPr>
          <w:p w14:paraId="74C5CAEB" w14:textId="77777777" w:rsidR="00F13BF4" w:rsidRPr="00D95BDD" w:rsidRDefault="00F13BF4" w:rsidP="0029760E">
            <w:pPr>
              <w:tabs>
                <w:tab w:val="left" w:pos="2220"/>
              </w:tabs>
              <w:spacing w:before="60"/>
              <w:rPr>
                <w:rFonts w:ascii="Johnston100 Light" w:hAnsi="Johnston100 Light" w:cs="Arial"/>
                <w:sz w:val="20"/>
                <w:szCs w:val="20"/>
              </w:rPr>
            </w:pPr>
            <w:r w:rsidRPr="00D95BDD">
              <w:rPr>
                <w:rFonts w:ascii="Johnston100 Light" w:hAnsi="Johnston100 Light" w:cs="Arial"/>
                <w:b/>
                <w:sz w:val="20"/>
                <w:szCs w:val="20"/>
              </w:rPr>
              <w:t xml:space="preserve">Value of Benefit </w:t>
            </w:r>
            <w:r w:rsidRPr="00D95BDD">
              <w:rPr>
                <w:rFonts w:ascii="Johnston100 Light" w:hAnsi="Johnston100 Light" w:cs="Arial"/>
                <w:sz w:val="20"/>
                <w:szCs w:val="20"/>
              </w:rPr>
              <w:t>(calculated from data provided above)</w:t>
            </w:r>
            <w:r w:rsidRPr="00D95BDD">
              <w:rPr>
                <w:rFonts w:ascii="Johnston100 Light" w:hAnsi="Johnston100 Light" w:cs="Arial"/>
                <w:b/>
                <w:sz w:val="20"/>
                <w:szCs w:val="20"/>
              </w:rPr>
              <w:t>:</w:t>
            </w:r>
          </w:p>
          <w:p w14:paraId="630693CD" w14:textId="129E94F5" w:rsidR="00F13BF4" w:rsidRPr="00D95BDD" w:rsidRDefault="000E7D8E" w:rsidP="0029760E">
            <w:pPr>
              <w:tabs>
                <w:tab w:val="left" w:pos="2220"/>
              </w:tabs>
              <w:spacing w:before="60" w:after="60"/>
              <w:rPr>
                <w:rFonts w:ascii="Johnston100 Light" w:hAnsi="Johnston100 Light" w:cs="Arial"/>
                <w:color w:val="1F497D"/>
                <w:sz w:val="20"/>
                <w:szCs w:val="20"/>
              </w:rPr>
            </w:pPr>
            <w:permStart w:id="966031139" w:edGrp="everyone"/>
            <w:r w:rsidRPr="00D95BDD">
              <w:rPr>
                <w:rFonts w:ascii="Johnston100 Light" w:hAnsi="Johnston100 Light" w:cs="Arial"/>
                <w:bCs/>
                <w:sz w:val="20"/>
                <w:szCs w:val="20"/>
              </w:rPr>
              <w:t xml:space="preserve">    </w:t>
            </w:r>
            <w:permEnd w:id="966031139"/>
          </w:p>
        </w:tc>
      </w:tr>
      <w:tr w:rsidR="00F13BF4" w:rsidRPr="009861D2" w14:paraId="440AC7A4" w14:textId="77777777" w:rsidTr="005139FF">
        <w:trPr>
          <w:trHeight w:val="397"/>
        </w:trPr>
        <w:tc>
          <w:tcPr>
            <w:tcW w:w="10462" w:type="dxa"/>
            <w:gridSpan w:val="11"/>
            <w:shd w:val="clear" w:color="auto" w:fill="215868" w:themeFill="accent5" w:themeFillShade="80"/>
            <w:vAlign w:val="center"/>
          </w:tcPr>
          <w:p w14:paraId="3DE98E74" w14:textId="77777777" w:rsidR="00F13BF4" w:rsidRPr="00D95BDD" w:rsidRDefault="00F13BF4" w:rsidP="0029760E">
            <w:pPr>
              <w:spacing w:before="60" w:after="60"/>
              <w:rPr>
                <w:rFonts w:ascii="Johnston100 Light" w:hAnsi="Johnston100 Light" w:cs="Arial"/>
                <w:b/>
                <w:sz w:val="20"/>
                <w:szCs w:val="20"/>
              </w:rPr>
            </w:pPr>
            <w:r w:rsidRPr="00D95BDD">
              <w:rPr>
                <w:rFonts w:ascii="Johnston100 Light" w:hAnsi="Johnston100 Light" w:cs="Arial"/>
                <w:b/>
                <w:color w:val="FFFFFF" w:themeColor="background1"/>
                <w:sz w:val="20"/>
                <w:szCs w:val="20"/>
              </w:rPr>
              <w:t>c) Benefit Cost Ratio:</w:t>
            </w:r>
          </w:p>
        </w:tc>
      </w:tr>
      <w:tr w:rsidR="00F13BF4" w:rsidRPr="009861D2" w14:paraId="2D2D3199" w14:textId="77777777" w:rsidTr="005139FF">
        <w:trPr>
          <w:trHeight w:val="397"/>
        </w:trPr>
        <w:tc>
          <w:tcPr>
            <w:tcW w:w="10462" w:type="dxa"/>
            <w:gridSpan w:val="11"/>
            <w:shd w:val="clear" w:color="auto" w:fill="FFFFFF" w:themeFill="background1"/>
            <w:vAlign w:val="center"/>
          </w:tcPr>
          <w:p w14:paraId="6D4A4A6F" w14:textId="3874BD92" w:rsidR="00F13BF4" w:rsidRPr="00D95BDD" w:rsidRDefault="00F13BF4" w:rsidP="00AE45F8">
            <w:pPr>
              <w:tabs>
                <w:tab w:val="left" w:pos="2220"/>
              </w:tabs>
              <w:spacing w:before="60"/>
              <w:rPr>
                <w:rFonts w:ascii="Johnston100 Light" w:hAnsi="Johnston100 Light" w:cs="Arial"/>
                <w:sz w:val="20"/>
                <w:szCs w:val="20"/>
              </w:rPr>
            </w:pPr>
            <w:r w:rsidRPr="00D95BDD">
              <w:rPr>
                <w:rFonts w:ascii="Johnston100 Light" w:hAnsi="Johnston100 Light" w:cs="Arial"/>
                <w:b/>
                <w:sz w:val="20"/>
                <w:szCs w:val="20"/>
              </w:rPr>
              <w:t xml:space="preserve">Benefit to Cost Ratio Calculation </w:t>
            </w:r>
            <w:r w:rsidRPr="00D95BDD">
              <w:rPr>
                <w:rFonts w:ascii="Johnston100 Light" w:hAnsi="Johnston100 Light" w:cs="Arial"/>
                <w:sz w:val="20"/>
                <w:szCs w:val="20"/>
              </w:rPr>
              <w:t>(calculated from data provided above)</w:t>
            </w:r>
            <w:r w:rsidRPr="00D95BDD">
              <w:rPr>
                <w:rFonts w:ascii="Johnston100 Light" w:hAnsi="Johnston100 Light" w:cs="Arial"/>
                <w:b/>
                <w:sz w:val="20"/>
                <w:szCs w:val="20"/>
              </w:rPr>
              <w:t>:</w:t>
            </w:r>
            <w:r w:rsidR="00BD71DE" w:rsidRPr="00D95BDD">
              <w:rPr>
                <w:rFonts w:ascii="Johnston100 Light" w:hAnsi="Johnston100 Light" w:cs="Arial"/>
                <w:b/>
                <w:sz w:val="20"/>
                <w:szCs w:val="20"/>
              </w:rPr>
              <w:t xml:space="preserve"> </w:t>
            </w:r>
            <w:hyperlink r:id="rId17" w:history="1">
              <w:r w:rsidR="00C64518" w:rsidRPr="00D95BDD">
                <w:rPr>
                  <w:rStyle w:val="Hyperlink"/>
                  <w:rFonts w:ascii="Johnston100 Light" w:hAnsi="Johnston100 Light" w:cs="Arial"/>
                  <w:b/>
                  <w:sz w:val="20"/>
                  <w:szCs w:val="20"/>
                </w:rPr>
                <w:t>Review Guidance</w:t>
              </w:r>
            </w:hyperlink>
            <w:r w:rsidR="00CB1E66" w:rsidRPr="00D95BDD">
              <w:rPr>
                <w:rFonts w:ascii="Johnston100 Light" w:hAnsi="Johnston100 Light" w:cs="Arial"/>
                <w:b/>
                <w:color w:val="C0504D" w:themeColor="accent2"/>
                <w:sz w:val="20"/>
                <w:szCs w:val="20"/>
              </w:rPr>
              <w:t xml:space="preserve">   </w:t>
            </w:r>
            <w:permStart w:id="842868145" w:edGrp="everyone"/>
            <w:r w:rsidR="000E7D8E" w:rsidRPr="00D95BDD">
              <w:rPr>
                <w:rFonts w:ascii="Johnston100 Light" w:hAnsi="Johnston100 Light" w:cs="Arial"/>
                <w:bCs/>
                <w:sz w:val="20"/>
                <w:szCs w:val="20"/>
              </w:rPr>
              <w:t xml:space="preserve">  0  </w:t>
            </w:r>
            <w:permEnd w:id="842868145"/>
          </w:p>
          <w:p w14:paraId="637946F8" w14:textId="77777777" w:rsidR="00B21CE6" w:rsidRPr="00D95BDD" w:rsidRDefault="003B6FE7" w:rsidP="00BB76DA">
            <w:pPr>
              <w:tabs>
                <w:tab w:val="left" w:pos="2220"/>
              </w:tabs>
              <w:spacing w:before="60" w:after="60"/>
              <w:rPr>
                <w:rFonts w:ascii="Johnston100 Light" w:hAnsi="Johnston100 Light" w:cs="Arial"/>
                <w:b/>
                <w:sz w:val="20"/>
                <w:szCs w:val="20"/>
              </w:rPr>
            </w:pPr>
            <w:r w:rsidRPr="00D95BDD">
              <w:rPr>
                <w:rFonts w:ascii="Johnston100 Light" w:hAnsi="Johnston100 Light" w:cs="Arial"/>
                <w:b/>
                <w:sz w:val="20"/>
                <w:szCs w:val="20"/>
              </w:rPr>
              <w:t xml:space="preserve">Please provide details of how </w:t>
            </w:r>
            <w:r w:rsidR="00BB76DA" w:rsidRPr="00D95BDD">
              <w:rPr>
                <w:rFonts w:ascii="Johnston100 Light" w:hAnsi="Johnston100 Light" w:cs="Arial"/>
                <w:b/>
                <w:sz w:val="20"/>
                <w:szCs w:val="20"/>
              </w:rPr>
              <w:t xml:space="preserve">this </w:t>
            </w:r>
            <w:r w:rsidRPr="00D95BDD">
              <w:rPr>
                <w:rFonts w:ascii="Johnston100 Light" w:hAnsi="Johnston100 Light" w:cs="Arial"/>
                <w:b/>
                <w:sz w:val="20"/>
                <w:szCs w:val="20"/>
              </w:rPr>
              <w:t xml:space="preserve">ratio was </w:t>
            </w:r>
            <w:r w:rsidR="00BB76DA" w:rsidRPr="00D95BDD">
              <w:rPr>
                <w:rFonts w:ascii="Johnston100 Light" w:hAnsi="Johnston100 Light" w:cs="Arial"/>
                <w:b/>
                <w:sz w:val="20"/>
                <w:szCs w:val="20"/>
              </w:rPr>
              <w:t xml:space="preserve">calculated: </w:t>
            </w:r>
          </w:p>
          <w:p w14:paraId="5EA9A509" w14:textId="2AE88EA8" w:rsidR="00BB76DA" w:rsidRPr="00D95BDD" w:rsidRDefault="000E7D8E" w:rsidP="00BB76DA">
            <w:pPr>
              <w:tabs>
                <w:tab w:val="left" w:pos="2220"/>
              </w:tabs>
              <w:spacing w:before="60" w:after="60"/>
              <w:rPr>
                <w:rFonts w:ascii="Johnston100 Light" w:hAnsi="Johnston100 Light" w:cs="Arial"/>
                <w:color w:val="1F497D"/>
                <w:sz w:val="20"/>
                <w:szCs w:val="20"/>
              </w:rPr>
            </w:pPr>
            <w:permStart w:id="571810224" w:edGrp="everyone"/>
            <w:r w:rsidRPr="00D95BDD">
              <w:rPr>
                <w:rFonts w:ascii="Johnston100 Light" w:hAnsi="Johnston100 Light" w:cs="Arial"/>
                <w:bCs/>
                <w:sz w:val="20"/>
                <w:szCs w:val="20"/>
              </w:rPr>
              <w:t xml:space="preserve">    </w:t>
            </w:r>
            <w:permEnd w:id="571810224"/>
          </w:p>
        </w:tc>
      </w:tr>
      <w:tr w:rsidR="00F13BF4" w:rsidRPr="009861D2" w14:paraId="2855072E" w14:textId="77777777" w:rsidTr="005139FF">
        <w:trPr>
          <w:trHeight w:val="454"/>
        </w:trPr>
        <w:tc>
          <w:tcPr>
            <w:tcW w:w="10462" w:type="dxa"/>
            <w:gridSpan w:val="11"/>
            <w:shd w:val="clear" w:color="auto" w:fill="002060"/>
            <w:vAlign w:val="center"/>
          </w:tcPr>
          <w:p w14:paraId="39D48091" w14:textId="77777777" w:rsidR="00F13BF4" w:rsidRPr="00D95BDD" w:rsidRDefault="00F13BF4" w:rsidP="0029760E">
            <w:pPr>
              <w:pStyle w:val="Heading2"/>
              <w:keepNext w:val="0"/>
              <w:numPr>
                <w:ilvl w:val="0"/>
                <w:numId w:val="27"/>
              </w:numPr>
              <w:spacing w:before="0"/>
              <w:rPr>
                <w:rFonts w:ascii="Johnston100 Light" w:hAnsi="Johnston100 Light"/>
                <w:i/>
                <w:iCs/>
                <w:color w:val="FFFFFF"/>
                <w:sz w:val="20"/>
                <w:szCs w:val="20"/>
              </w:rPr>
            </w:pPr>
            <w:r w:rsidRPr="00D95BDD">
              <w:rPr>
                <w:rFonts w:ascii="Johnston100 Light" w:hAnsi="Johnston100 Light"/>
                <w:color w:val="FFFFFF"/>
                <w:sz w:val="20"/>
                <w:szCs w:val="20"/>
              </w:rPr>
              <w:lastRenderedPageBreak/>
              <w:t>Supplementary Information Provided to Support Application</w:t>
            </w:r>
          </w:p>
        </w:tc>
      </w:tr>
      <w:tr w:rsidR="00F13BF4" w:rsidRPr="009861D2" w14:paraId="4DCE5DDC" w14:textId="77777777" w:rsidTr="005139FF">
        <w:trPr>
          <w:trHeight w:val="397"/>
        </w:trPr>
        <w:tc>
          <w:tcPr>
            <w:tcW w:w="10462" w:type="dxa"/>
            <w:gridSpan w:val="11"/>
            <w:tcBorders>
              <w:bottom w:val="single" w:sz="4" w:space="0" w:color="BFBFBF" w:themeColor="background1" w:themeShade="BF"/>
            </w:tcBorders>
            <w:vAlign w:val="center"/>
          </w:tcPr>
          <w:p w14:paraId="0A90A12E" w14:textId="46079606" w:rsidR="005624D2" w:rsidRPr="00D95BDD" w:rsidRDefault="00FD2CBB" w:rsidP="005624D2">
            <w:pPr>
              <w:spacing w:before="60" w:after="120"/>
              <w:rPr>
                <w:rFonts w:ascii="Johnston100 Light" w:hAnsi="Johnston100 Light" w:cs="Arial"/>
                <w:sz w:val="20"/>
                <w:szCs w:val="20"/>
              </w:rPr>
            </w:pPr>
            <w:r w:rsidRPr="00D95BDD">
              <w:rPr>
                <w:rFonts w:ascii="Johnston100 Light" w:hAnsi="Johnston100 Light" w:cs="Arial"/>
                <w:b/>
                <w:sz w:val="20"/>
                <w:szCs w:val="20"/>
              </w:rPr>
              <w:t>Supporting information</w:t>
            </w:r>
            <w:r w:rsidR="00F13BF4" w:rsidRPr="00D95BDD">
              <w:rPr>
                <w:rFonts w:ascii="Johnston100 Light" w:hAnsi="Johnston100 Light" w:cs="Arial"/>
                <w:b/>
                <w:sz w:val="20"/>
                <w:szCs w:val="20"/>
              </w:rPr>
              <w:t>:</w:t>
            </w:r>
            <w:r w:rsidR="00BC1559" w:rsidRPr="00D95BDD">
              <w:rPr>
                <w:rFonts w:ascii="Johnston100 Light" w:hAnsi="Johnston100 Light" w:cs="Arial"/>
                <w:sz w:val="20"/>
                <w:szCs w:val="20"/>
              </w:rPr>
              <w:t xml:space="preserve"> </w:t>
            </w:r>
            <w:hyperlink w:anchor="Selection" w:tooltip="Select an option by placing an 'x'" w:history="1">
              <w:r w:rsidR="000E7D8E" w:rsidRPr="00D95BDD">
                <w:rPr>
                  <w:rStyle w:val="Hyperlink"/>
                  <w:rFonts w:ascii="Johnston100 Light" w:hAnsi="Johnston100 Light" w:cs="Arial"/>
                  <w:color w:val="FF0000"/>
                  <w:sz w:val="20"/>
                  <w:szCs w:val="20"/>
                  <w:u w:val="none"/>
                </w:rPr>
                <w:t>*</w:t>
              </w:r>
            </w:hyperlink>
            <w:r w:rsidR="000E7D8E" w:rsidRPr="00D95BDD">
              <w:rPr>
                <w:rFonts w:ascii="Johnston100 Light" w:hAnsi="Johnston100 Light" w:cs="Arial"/>
                <w:color w:val="FF0000"/>
                <w:sz w:val="20"/>
                <w:szCs w:val="20"/>
              </w:rPr>
              <w:t xml:space="preserve"> </w:t>
            </w:r>
            <w:r w:rsidR="000E7D8E" w:rsidRPr="00D95BDD">
              <w:rPr>
                <w:rFonts w:ascii="Johnston100 Light" w:hAnsi="Johnston100 Light" w:cs="Arial"/>
                <w:b/>
                <w:sz w:val="20"/>
                <w:szCs w:val="20"/>
              </w:rPr>
              <w:t xml:space="preserve"> </w:t>
            </w:r>
            <w:permStart w:id="753105452" w:edGrp="everyone"/>
            <w:r w:rsidR="000E7D8E" w:rsidRPr="00D95BDD">
              <w:rPr>
                <w:rFonts w:ascii="Johnston100 Light" w:hAnsi="Johnston100 Light" w:cs="Arial"/>
                <w:bCs/>
                <w:sz w:val="20"/>
                <w:szCs w:val="20"/>
              </w:rPr>
              <w:t xml:space="preserve">    </w:t>
            </w:r>
            <w:permEnd w:id="753105452"/>
            <w:r w:rsidR="000E7D8E"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Approved Business Case   </w:t>
            </w:r>
            <w:r w:rsidR="00750B5A" w:rsidRPr="00D95BDD">
              <w:rPr>
                <w:rFonts w:ascii="Johnston100 Light" w:hAnsi="Johnston100 Light" w:cs="Arial"/>
                <w:sz w:val="20"/>
                <w:szCs w:val="20"/>
              </w:rPr>
              <w:t xml:space="preserve">        </w:t>
            </w:r>
            <w:r w:rsidR="000E7D8E" w:rsidRPr="00D95BDD">
              <w:rPr>
                <w:rFonts w:ascii="Johnston100 Light" w:hAnsi="Johnston100 Light" w:cs="Arial"/>
                <w:b/>
                <w:sz w:val="20"/>
                <w:szCs w:val="20"/>
              </w:rPr>
              <w:t xml:space="preserve"> </w:t>
            </w:r>
            <w:permStart w:id="2079791745" w:edGrp="everyone"/>
            <w:r w:rsidR="000E7D8E" w:rsidRPr="00D95BDD">
              <w:rPr>
                <w:rFonts w:ascii="Johnston100 Light" w:hAnsi="Johnston100 Light" w:cs="Arial"/>
                <w:bCs/>
                <w:sz w:val="20"/>
                <w:szCs w:val="20"/>
              </w:rPr>
              <w:t xml:space="preserve">    </w:t>
            </w:r>
            <w:permEnd w:id="2079791745"/>
            <w:r w:rsidR="000E7D8E"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Feasibility Study</w:t>
            </w:r>
            <w:r w:rsidR="005624D2" w:rsidRPr="00D95BDD">
              <w:rPr>
                <w:rFonts w:ascii="Johnston100 Light" w:hAnsi="Johnston100 Light" w:cs="Arial"/>
                <w:sz w:val="20"/>
                <w:szCs w:val="20"/>
              </w:rPr>
              <w:t xml:space="preserve"> </w:t>
            </w:r>
            <w:r w:rsidR="00750B5A" w:rsidRPr="00D95BDD">
              <w:rPr>
                <w:rFonts w:ascii="Johnston100 Light" w:hAnsi="Johnston100 Light" w:cs="Arial"/>
                <w:sz w:val="20"/>
                <w:szCs w:val="20"/>
              </w:rPr>
              <w:t xml:space="preserve">        </w:t>
            </w:r>
            <w:r w:rsidR="000E7D8E" w:rsidRPr="00D95BDD">
              <w:rPr>
                <w:rFonts w:ascii="Johnston100 Light" w:hAnsi="Johnston100 Light" w:cs="Arial"/>
                <w:b/>
                <w:sz w:val="20"/>
                <w:szCs w:val="20"/>
              </w:rPr>
              <w:t xml:space="preserve"> </w:t>
            </w:r>
            <w:permStart w:id="812129813" w:edGrp="everyone"/>
            <w:r w:rsidR="000E7D8E" w:rsidRPr="00D95BDD">
              <w:rPr>
                <w:rFonts w:ascii="Johnston100 Light" w:hAnsi="Johnston100 Light" w:cs="Arial"/>
                <w:bCs/>
                <w:sz w:val="20"/>
                <w:szCs w:val="20"/>
              </w:rPr>
              <w:t xml:space="preserve">    </w:t>
            </w:r>
            <w:permEnd w:id="812129813"/>
            <w:r w:rsidR="000E7D8E"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Technical Report      </w:t>
            </w:r>
            <w:r w:rsidR="00F13BF4" w:rsidRPr="00D95BDD">
              <w:rPr>
                <w:rFonts w:ascii="Johnston100 Light" w:hAnsi="Johnston100 Light" w:cs="Arial"/>
                <w:sz w:val="20"/>
                <w:szCs w:val="20"/>
              </w:rPr>
              <w:tab/>
            </w:r>
          </w:p>
          <w:p w14:paraId="5FB56AC8" w14:textId="2FCD9627" w:rsidR="00F13BF4" w:rsidRPr="00D95BDD" w:rsidRDefault="000E7D8E" w:rsidP="005624D2">
            <w:pPr>
              <w:spacing w:before="60" w:after="120"/>
              <w:rPr>
                <w:rFonts w:ascii="Johnston100 Light" w:hAnsi="Johnston100 Light" w:cs="Arial"/>
                <w:sz w:val="20"/>
                <w:szCs w:val="20"/>
              </w:rPr>
            </w:pPr>
            <w:r w:rsidRPr="00D95BDD">
              <w:rPr>
                <w:rFonts w:ascii="Johnston100 Light" w:hAnsi="Johnston100 Light" w:cs="Arial"/>
                <w:b/>
                <w:sz w:val="20"/>
                <w:szCs w:val="20"/>
              </w:rPr>
              <w:t xml:space="preserve"> </w:t>
            </w:r>
            <w:permStart w:id="643724960" w:edGrp="everyone"/>
            <w:r w:rsidRPr="00D95BDD">
              <w:rPr>
                <w:rFonts w:ascii="Johnston100 Light" w:hAnsi="Johnston100 Light" w:cs="Arial"/>
                <w:bCs/>
                <w:sz w:val="20"/>
                <w:szCs w:val="20"/>
              </w:rPr>
              <w:t xml:space="preserve">    </w:t>
            </w:r>
            <w:permEnd w:id="643724960"/>
            <w:r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Supporting Statement on Benefit</w:t>
            </w:r>
            <w:r w:rsidR="005624D2" w:rsidRPr="00D95BDD">
              <w:rPr>
                <w:rFonts w:ascii="Johnston100 Light" w:hAnsi="Johnston100 Light" w:cs="Arial"/>
                <w:sz w:val="20"/>
                <w:szCs w:val="20"/>
              </w:rPr>
              <w:t xml:space="preserve">   </w:t>
            </w:r>
            <w:r w:rsidRPr="00D95BDD">
              <w:rPr>
                <w:rFonts w:ascii="Johnston100 Light" w:hAnsi="Johnston100 Light" w:cs="Arial"/>
                <w:b/>
                <w:sz w:val="20"/>
                <w:szCs w:val="20"/>
              </w:rPr>
              <w:t xml:space="preserve"> </w:t>
            </w:r>
            <w:permStart w:id="1254970378" w:edGrp="everyone"/>
            <w:r w:rsidRPr="00D95BDD">
              <w:rPr>
                <w:rFonts w:ascii="Johnston100 Light" w:hAnsi="Johnston100 Light" w:cs="Arial"/>
                <w:bCs/>
                <w:sz w:val="20"/>
                <w:szCs w:val="20"/>
              </w:rPr>
              <w:t xml:space="preserve">    </w:t>
            </w:r>
            <w:permEnd w:id="1254970378"/>
            <w:r w:rsidRPr="00D95BDD">
              <w:rPr>
                <w:rFonts w:ascii="Johnston100 Light" w:hAnsi="Johnston100 Light" w:cs="Arial"/>
                <w:sz w:val="20"/>
                <w:szCs w:val="20"/>
              </w:rPr>
              <w:t xml:space="preserve"> </w:t>
            </w:r>
            <w:r w:rsidR="00F13BF4" w:rsidRPr="00D95BDD">
              <w:rPr>
                <w:rFonts w:ascii="Johnston100 Light" w:hAnsi="Johnston100 Light" w:cs="Arial"/>
                <w:sz w:val="20"/>
                <w:szCs w:val="20"/>
              </w:rPr>
              <w:t xml:space="preserve">  Other – specify: </w:t>
            </w:r>
            <w:r w:rsidRPr="00D95BDD">
              <w:rPr>
                <w:rFonts w:ascii="Johnston100 Light" w:hAnsi="Johnston100 Light" w:cs="Arial"/>
                <w:b/>
                <w:sz w:val="20"/>
                <w:szCs w:val="20"/>
              </w:rPr>
              <w:t xml:space="preserve"> </w:t>
            </w:r>
            <w:permStart w:id="1822509119" w:edGrp="everyone"/>
            <w:r w:rsidRPr="00D95BDD">
              <w:rPr>
                <w:rFonts w:ascii="Johnston100 Light" w:hAnsi="Johnston100 Light" w:cs="Arial"/>
                <w:bCs/>
                <w:sz w:val="20"/>
                <w:szCs w:val="20"/>
              </w:rPr>
              <w:t xml:space="preserve">    </w:t>
            </w:r>
            <w:permEnd w:id="1822509119"/>
            <w:r w:rsidRPr="00D95BDD">
              <w:rPr>
                <w:rFonts w:ascii="Johnston100 Light" w:hAnsi="Johnston100 Light" w:cs="Arial"/>
                <w:sz w:val="20"/>
                <w:szCs w:val="20"/>
              </w:rPr>
              <w:t xml:space="preserve"> </w:t>
            </w:r>
          </w:p>
        </w:tc>
      </w:tr>
      <w:tr w:rsidR="00F13BF4" w:rsidRPr="009861D2" w14:paraId="1F595BED" w14:textId="77777777" w:rsidTr="005139FF">
        <w:trPr>
          <w:trHeight w:val="454"/>
        </w:trPr>
        <w:tc>
          <w:tcPr>
            <w:tcW w:w="10462" w:type="dxa"/>
            <w:gridSpan w:val="11"/>
            <w:shd w:val="clear" w:color="auto" w:fill="215868" w:themeFill="accent5" w:themeFillShade="80"/>
            <w:vAlign w:val="center"/>
          </w:tcPr>
          <w:p w14:paraId="00F3ADA6" w14:textId="77777777" w:rsidR="00F13BF4" w:rsidRPr="00D95BDD" w:rsidRDefault="00F13BF4" w:rsidP="0029760E">
            <w:pPr>
              <w:pStyle w:val="Heading2"/>
              <w:keepNext w:val="0"/>
              <w:numPr>
                <w:ilvl w:val="0"/>
                <w:numId w:val="27"/>
              </w:numPr>
              <w:spacing w:before="0"/>
              <w:rPr>
                <w:rFonts w:ascii="Johnston100 Light" w:hAnsi="Johnston100 Light"/>
                <w:i/>
                <w:iCs/>
                <w:color w:val="FFFFFF"/>
                <w:sz w:val="20"/>
                <w:szCs w:val="20"/>
              </w:rPr>
            </w:pPr>
            <w:r w:rsidRPr="00D95BDD">
              <w:rPr>
                <w:rFonts w:ascii="Johnston100 Light" w:hAnsi="Johnston100 Light"/>
                <w:color w:val="FFFFFF"/>
                <w:sz w:val="20"/>
                <w:szCs w:val="20"/>
              </w:rPr>
              <w:t xml:space="preserve">Funding Eligibility </w:t>
            </w:r>
            <w:r w:rsidRPr="00D95BDD">
              <w:rPr>
                <w:rFonts w:ascii="Johnston100 Light" w:hAnsi="Johnston100 Light"/>
                <w:color w:val="E36C0A" w:themeColor="accent6" w:themeShade="BF"/>
                <w:sz w:val="20"/>
                <w:szCs w:val="20"/>
              </w:rPr>
              <w:t>(Organisations External to TfL)</w:t>
            </w:r>
          </w:p>
        </w:tc>
      </w:tr>
      <w:tr w:rsidR="00F13BF4" w:rsidRPr="009861D2" w14:paraId="526A1FEF" w14:textId="77777777" w:rsidTr="005139FF">
        <w:trPr>
          <w:trHeight w:val="454"/>
        </w:trPr>
        <w:tc>
          <w:tcPr>
            <w:tcW w:w="10462" w:type="dxa"/>
            <w:gridSpan w:val="11"/>
            <w:shd w:val="clear" w:color="auto" w:fill="DAEEF3" w:themeFill="accent5" w:themeFillTint="33"/>
            <w:vAlign w:val="center"/>
          </w:tcPr>
          <w:p w14:paraId="1DECEB4A" w14:textId="69AE3657" w:rsidR="00C418A7" w:rsidRPr="00D95BDD" w:rsidRDefault="00B86061" w:rsidP="00C418A7">
            <w:pPr>
              <w:pStyle w:val="Heading2"/>
              <w:keepNext w:val="0"/>
              <w:spacing w:before="60"/>
              <w:rPr>
                <w:rFonts w:ascii="Johnston100 Light" w:hAnsi="Johnston100 Light" w:cs="Arial"/>
                <w:color w:val="auto"/>
                <w:sz w:val="20"/>
                <w:szCs w:val="20"/>
              </w:rPr>
            </w:pPr>
            <w:r w:rsidRPr="00D95BDD">
              <w:rPr>
                <w:rFonts w:ascii="Johnston100 Light" w:hAnsi="Johnston100 Light" w:cs="Arial"/>
                <w:b/>
                <w:bCs/>
                <w:color w:val="C00000"/>
                <w:sz w:val="20"/>
                <w:szCs w:val="20"/>
              </w:rPr>
              <w:t>External to TfL:</w:t>
            </w:r>
            <w:r w:rsidRPr="00D95BDD">
              <w:rPr>
                <w:rFonts w:ascii="Johnston100 Light" w:hAnsi="Johnston100 Light" w:cs="Arial"/>
                <w:color w:val="C00000"/>
                <w:sz w:val="20"/>
                <w:szCs w:val="20"/>
              </w:rPr>
              <w:t xml:space="preserve"> </w:t>
            </w:r>
            <w:r w:rsidRPr="00D95BDD">
              <w:rPr>
                <w:rFonts w:ascii="Johnston100 Light" w:hAnsi="Johnston100 Light" w:cs="Arial"/>
                <w:color w:val="auto"/>
                <w:sz w:val="20"/>
                <w:szCs w:val="20"/>
              </w:rPr>
              <w:t>‘</w:t>
            </w:r>
            <w:r w:rsidR="00F13BF4" w:rsidRPr="00D95BDD">
              <w:rPr>
                <w:rFonts w:ascii="Johnston100 Light" w:hAnsi="Johnston100 Light" w:cs="Arial"/>
                <w:color w:val="auto"/>
                <w:sz w:val="20"/>
                <w:szCs w:val="20"/>
              </w:rPr>
              <w:t>I confirm that this proposal is ‘conducive to the provision of safe, integrated,</w:t>
            </w:r>
            <w:r w:rsidR="009668B8" w:rsidRPr="00D95BDD">
              <w:rPr>
                <w:rFonts w:ascii="Johnston100 Light" w:hAnsi="Johnston100 Light" w:cs="Arial"/>
                <w:color w:val="auto"/>
                <w:sz w:val="20"/>
                <w:szCs w:val="20"/>
              </w:rPr>
              <w:t xml:space="preserve"> </w:t>
            </w:r>
            <w:r w:rsidR="00F13BF4" w:rsidRPr="00D95BDD">
              <w:rPr>
                <w:rFonts w:ascii="Johnston100 Light" w:hAnsi="Johnston100 Light" w:cs="Arial"/>
                <w:color w:val="auto"/>
                <w:sz w:val="20"/>
                <w:szCs w:val="20"/>
              </w:rPr>
              <w:t>efficient and economic transport facilities or services to, from or within Greater London.</w:t>
            </w:r>
            <w:r w:rsidRPr="00D95BDD">
              <w:rPr>
                <w:rFonts w:ascii="Johnston100 Light" w:hAnsi="Johnston100 Light" w:cs="Arial"/>
                <w:color w:val="auto"/>
                <w:sz w:val="20"/>
                <w:szCs w:val="20"/>
              </w:rPr>
              <w:t xml:space="preserve">’ </w:t>
            </w:r>
          </w:p>
          <w:p w14:paraId="746759FE" w14:textId="6A429AB6" w:rsidR="00F13BF4" w:rsidRPr="00D95BDD" w:rsidRDefault="009668B8" w:rsidP="00B86061">
            <w:pPr>
              <w:pStyle w:val="Heading2"/>
              <w:keepNext w:val="0"/>
              <w:spacing w:before="60"/>
              <w:rPr>
                <w:rFonts w:ascii="Johnston100 Light" w:hAnsi="Johnston100 Light" w:cs="Arial"/>
                <w:sz w:val="20"/>
                <w:szCs w:val="20"/>
              </w:rPr>
            </w:pPr>
            <w:r w:rsidRPr="00D95BDD">
              <w:rPr>
                <w:rFonts w:ascii="Johnston100 Light" w:hAnsi="Johnston100 Light" w:cs="Arial"/>
                <w:color w:val="auto"/>
                <w:sz w:val="20"/>
                <w:szCs w:val="20"/>
              </w:rPr>
              <w:t xml:space="preserve">Yes </w:t>
            </w:r>
            <w:r w:rsidR="000E7D8E" w:rsidRPr="00D95BDD">
              <w:rPr>
                <w:rFonts w:ascii="Johnston100 Light" w:hAnsi="Johnston100 Light" w:cs="Arial"/>
                <w:b/>
                <w:color w:val="auto"/>
                <w:sz w:val="20"/>
                <w:szCs w:val="20"/>
              </w:rPr>
              <w:t xml:space="preserve"> </w:t>
            </w:r>
            <w:permStart w:id="780339337" w:edGrp="everyone"/>
            <w:r w:rsidR="000E7D8E" w:rsidRPr="00D95BDD">
              <w:rPr>
                <w:rFonts w:ascii="Johnston100 Light" w:hAnsi="Johnston100 Light" w:cs="Arial"/>
                <w:b/>
                <w:color w:val="auto"/>
                <w:sz w:val="20"/>
                <w:szCs w:val="20"/>
              </w:rPr>
              <w:t xml:space="preserve">  </w:t>
            </w:r>
            <w:r w:rsidR="000E7D8E" w:rsidRPr="00D95BDD">
              <w:rPr>
                <w:rFonts w:ascii="Johnston100 Light" w:hAnsi="Johnston100 Light" w:cs="Arial"/>
                <w:bCs/>
                <w:color w:val="auto"/>
                <w:sz w:val="20"/>
                <w:szCs w:val="20"/>
              </w:rPr>
              <w:t xml:space="preserve">  </w:t>
            </w:r>
            <w:permEnd w:id="780339337"/>
            <w:r w:rsidR="000E7D8E" w:rsidRPr="00D95BDD">
              <w:rPr>
                <w:rFonts w:ascii="Johnston100 Light" w:hAnsi="Johnston100 Light" w:cs="Arial"/>
                <w:color w:val="auto"/>
                <w:sz w:val="20"/>
                <w:szCs w:val="20"/>
              </w:rPr>
              <w:t xml:space="preserve"> </w:t>
            </w:r>
            <w:r w:rsidRPr="00D95BDD">
              <w:rPr>
                <w:rFonts w:ascii="Johnston100 Light" w:hAnsi="Johnston100 Light" w:cs="Arial"/>
                <w:color w:val="auto"/>
                <w:sz w:val="20"/>
                <w:szCs w:val="20"/>
              </w:rPr>
              <w:t xml:space="preserve">   No </w:t>
            </w:r>
            <w:r w:rsidR="000E7D8E" w:rsidRPr="00D95BDD">
              <w:rPr>
                <w:rFonts w:ascii="Johnston100 Light" w:hAnsi="Johnston100 Light" w:cs="Arial"/>
                <w:b/>
                <w:color w:val="auto"/>
                <w:sz w:val="20"/>
                <w:szCs w:val="20"/>
              </w:rPr>
              <w:t xml:space="preserve"> </w:t>
            </w:r>
            <w:permStart w:id="951605755" w:edGrp="everyone"/>
            <w:r w:rsidR="000E7D8E" w:rsidRPr="00D95BDD">
              <w:rPr>
                <w:rFonts w:ascii="Johnston100 Light" w:hAnsi="Johnston100 Light" w:cs="Arial"/>
                <w:bCs/>
                <w:color w:val="auto"/>
                <w:sz w:val="20"/>
                <w:szCs w:val="20"/>
              </w:rPr>
              <w:t xml:space="preserve">    </w:t>
            </w:r>
            <w:permEnd w:id="951605755"/>
            <w:r w:rsidR="000E7D8E" w:rsidRPr="00D95BDD">
              <w:rPr>
                <w:rFonts w:ascii="Johnston100 Light" w:hAnsi="Johnston100 Light" w:cs="Arial"/>
                <w:color w:val="auto"/>
                <w:sz w:val="20"/>
                <w:szCs w:val="20"/>
              </w:rPr>
              <w:t xml:space="preserve"> </w:t>
            </w:r>
            <w:r w:rsidRPr="00D95BDD">
              <w:rPr>
                <w:rFonts w:ascii="Johnston100 Light" w:hAnsi="Johnston100 Light" w:cs="Arial"/>
                <w:color w:val="auto"/>
                <w:sz w:val="20"/>
                <w:szCs w:val="20"/>
              </w:rPr>
              <w:t xml:space="preserve">   N/A </w:t>
            </w:r>
            <w:r w:rsidR="000E7D8E" w:rsidRPr="00D95BDD">
              <w:rPr>
                <w:rFonts w:ascii="Johnston100 Light" w:hAnsi="Johnston100 Light" w:cs="Arial"/>
                <w:b/>
                <w:color w:val="auto"/>
                <w:sz w:val="20"/>
                <w:szCs w:val="20"/>
              </w:rPr>
              <w:t xml:space="preserve"> </w:t>
            </w:r>
            <w:permStart w:id="1547567229" w:edGrp="everyone"/>
            <w:r w:rsidR="000E7D8E" w:rsidRPr="00D95BDD">
              <w:rPr>
                <w:rFonts w:ascii="Johnston100 Light" w:hAnsi="Johnston100 Light" w:cs="Arial"/>
                <w:bCs/>
                <w:color w:val="auto"/>
                <w:sz w:val="20"/>
                <w:szCs w:val="20"/>
              </w:rPr>
              <w:t xml:space="preserve">    </w:t>
            </w:r>
            <w:permEnd w:id="1547567229"/>
            <w:r w:rsidR="000E7D8E" w:rsidRPr="00D95BDD">
              <w:rPr>
                <w:rFonts w:ascii="Johnston100 Light" w:hAnsi="Johnston100 Light" w:cs="Arial"/>
                <w:color w:val="auto"/>
                <w:sz w:val="20"/>
                <w:szCs w:val="20"/>
              </w:rPr>
              <w:t xml:space="preserve"> </w:t>
            </w:r>
            <w:r w:rsidR="001211C8" w:rsidRPr="00D95BDD">
              <w:rPr>
                <w:rFonts w:ascii="Johnston100 Light" w:hAnsi="Johnston100 Light" w:cs="Arial"/>
                <w:color w:val="auto"/>
                <w:sz w:val="20"/>
                <w:szCs w:val="20"/>
              </w:rPr>
              <w:t xml:space="preserve"> </w:t>
            </w:r>
            <w:r w:rsidR="00F13BF4" w:rsidRPr="00D95BDD">
              <w:rPr>
                <w:rFonts w:ascii="Johnston100 Light" w:hAnsi="Johnston100 Light" w:cs="Arial"/>
                <w:color w:val="auto"/>
                <w:sz w:val="20"/>
                <w:szCs w:val="20"/>
              </w:rPr>
              <w:t xml:space="preserve">If Yes, say how: </w:t>
            </w:r>
            <w:r w:rsidR="000E7D8E" w:rsidRPr="00D95BDD">
              <w:rPr>
                <w:rFonts w:ascii="Johnston100 Light" w:hAnsi="Johnston100 Light" w:cs="Arial"/>
                <w:b/>
                <w:color w:val="auto"/>
                <w:sz w:val="20"/>
                <w:szCs w:val="20"/>
              </w:rPr>
              <w:t xml:space="preserve"> </w:t>
            </w:r>
            <w:permStart w:id="1766682033" w:edGrp="everyone"/>
            <w:r w:rsidR="000E7D8E" w:rsidRPr="00D95BDD">
              <w:rPr>
                <w:rFonts w:ascii="Johnston100 Light" w:hAnsi="Johnston100 Light" w:cs="Arial"/>
                <w:bCs/>
                <w:color w:val="auto"/>
                <w:sz w:val="20"/>
                <w:szCs w:val="20"/>
              </w:rPr>
              <w:t xml:space="preserve">  Must be completed  </w:t>
            </w:r>
            <w:permEnd w:id="1766682033"/>
            <w:r w:rsidR="000E7D8E" w:rsidRPr="00D95BDD">
              <w:rPr>
                <w:rFonts w:ascii="Johnston100 Light" w:hAnsi="Johnston100 Light" w:cs="Arial"/>
                <w:color w:val="auto"/>
                <w:sz w:val="20"/>
                <w:szCs w:val="20"/>
              </w:rPr>
              <w:t xml:space="preserve"> </w:t>
            </w:r>
          </w:p>
          <w:p w14:paraId="2A72830C" w14:textId="77777777" w:rsidR="00B86061" w:rsidRPr="00D95BDD" w:rsidRDefault="00B86061" w:rsidP="00B86061">
            <w:pPr>
              <w:rPr>
                <w:rFonts w:ascii="Johnston100 Light" w:hAnsi="Johnston100 Light"/>
                <w:sz w:val="20"/>
                <w:szCs w:val="20"/>
              </w:rPr>
            </w:pPr>
          </w:p>
          <w:p w14:paraId="54C2884D" w14:textId="77777777" w:rsidR="001211C8" w:rsidRPr="00D95BDD" w:rsidRDefault="00B86061" w:rsidP="0029760E">
            <w:pPr>
              <w:rPr>
                <w:rFonts w:ascii="Johnston100 Light" w:eastAsia="Times New Roman" w:hAnsi="Johnston100 Light" w:cs="Arial"/>
                <w:bCs/>
                <w:sz w:val="20"/>
                <w:szCs w:val="20"/>
              </w:rPr>
            </w:pPr>
            <w:r w:rsidRPr="00D95BDD">
              <w:rPr>
                <w:rFonts w:ascii="Johnston100 Light" w:hAnsi="Johnston100 Light" w:cs="Arial"/>
                <w:b/>
                <w:bCs/>
                <w:color w:val="C00000"/>
                <w:sz w:val="20"/>
                <w:szCs w:val="20"/>
              </w:rPr>
              <w:t>External to TfL:</w:t>
            </w:r>
            <w:r w:rsidRPr="00D95BDD">
              <w:rPr>
                <w:rFonts w:ascii="Johnston100 Light" w:hAnsi="Johnston100 Light" w:cs="Arial"/>
                <w:color w:val="C00000"/>
                <w:sz w:val="20"/>
                <w:szCs w:val="20"/>
              </w:rPr>
              <w:t xml:space="preserve"> </w:t>
            </w:r>
            <w:r w:rsidR="00F13BF4" w:rsidRPr="00D95BDD">
              <w:rPr>
                <w:rFonts w:ascii="Johnston100 Light" w:eastAsia="Times New Roman" w:hAnsi="Johnston100 Light" w:cs="Arial"/>
                <w:bCs/>
                <w:sz w:val="20"/>
                <w:szCs w:val="20"/>
              </w:rPr>
              <w:t>‘I confirm that this proposal will not benefit this organisation over any other competitors and agree that the outcomes of this funded project to which this funding (if granted) is applied will be fully shared and made publicly available</w:t>
            </w:r>
            <w:r w:rsidR="001211C8" w:rsidRPr="00D95BDD">
              <w:rPr>
                <w:rFonts w:ascii="Johnston100 Light" w:eastAsia="Times New Roman" w:hAnsi="Johnston100 Light" w:cs="Arial"/>
                <w:bCs/>
                <w:sz w:val="20"/>
                <w:szCs w:val="20"/>
              </w:rPr>
              <w:t>.</w:t>
            </w:r>
            <w:r w:rsidR="00F13BF4" w:rsidRPr="00D95BDD">
              <w:rPr>
                <w:rFonts w:ascii="Johnston100 Light" w:eastAsia="Times New Roman" w:hAnsi="Johnston100 Light" w:cs="Arial"/>
                <w:bCs/>
                <w:sz w:val="20"/>
                <w:szCs w:val="20"/>
              </w:rPr>
              <w:t>’</w:t>
            </w:r>
            <w:r w:rsidR="001211C8" w:rsidRPr="00D95BDD">
              <w:rPr>
                <w:rFonts w:ascii="Johnston100 Light" w:eastAsia="Times New Roman" w:hAnsi="Johnston100 Light" w:cs="Arial"/>
                <w:bCs/>
                <w:sz w:val="20"/>
                <w:szCs w:val="20"/>
              </w:rPr>
              <w:t xml:space="preserve"> </w:t>
            </w:r>
          </w:p>
          <w:p w14:paraId="7A539E7D" w14:textId="05D00E99" w:rsidR="003B7FCA" w:rsidRPr="00D95BDD" w:rsidRDefault="00F13BF4" w:rsidP="001211C8">
            <w:pPr>
              <w:rPr>
                <w:rFonts w:ascii="Johnston100 Light" w:hAnsi="Johnston100 Light" w:cs="Arial"/>
                <w:sz w:val="20"/>
                <w:szCs w:val="20"/>
              </w:rPr>
            </w:pPr>
            <w:r w:rsidRPr="00D95BDD">
              <w:rPr>
                <w:rFonts w:ascii="Johnston100 Light" w:hAnsi="Johnston100 Light" w:cs="Arial"/>
                <w:iCs/>
                <w:sz w:val="20"/>
                <w:szCs w:val="20"/>
              </w:rPr>
              <w:t>Yes</w:t>
            </w:r>
            <w:r w:rsidRPr="00D95BDD">
              <w:rPr>
                <w:rFonts w:ascii="Johnston100 Light" w:hAnsi="Johnston100 Light" w:cs="Arial"/>
                <w:b/>
                <w:i/>
                <w:iCs/>
                <w:sz w:val="20"/>
                <w:szCs w:val="20"/>
              </w:rPr>
              <w:t xml:space="preserve"> </w:t>
            </w:r>
            <w:r w:rsidR="000E7D8E" w:rsidRPr="00D95BDD">
              <w:rPr>
                <w:rFonts w:ascii="Johnston100 Light" w:hAnsi="Johnston100 Light" w:cs="Arial"/>
                <w:b/>
                <w:sz w:val="20"/>
                <w:szCs w:val="20"/>
              </w:rPr>
              <w:t xml:space="preserve"> </w:t>
            </w:r>
            <w:permStart w:id="1382693780" w:edGrp="everyone"/>
            <w:r w:rsidR="000E7D8E" w:rsidRPr="00D95BDD">
              <w:rPr>
                <w:rFonts w:ascii="Johnston100 Light" w:hAnsi="Johnston100 Light" w:cs="Arial"/>
                <w:bCs/>
                <w:sz w:val="20"/>
                <w:szCs w:val="20"/>
              </w:rPr>
              <w:t xml:space="preserve">    </w:t>
            </w:r>
            <w:permEnd w:id="1382693780"/>
            <w:r w:rsidR="000E7D8E" w:rsidRPr="00D95BDD">
              <w:rPr>
                <w:rFonts w:ascii="Johnston100 Light" w:hAnsi="Johnston100 Light" w:cs="Arial"/>
                <w:sz w:val="20"/>
                <w:szCs w:val="20"/>
              </w:rPr>
              <w:t xml:space="preserve"> </w:t>
            </w:r>
            <w:r w:rsidRPr="00D95BDD">
              <w:rPr>
                <w:rFonts w:ascii="Johnston100 Light" w:hAnsi="Johnston100 Light" w:cs="Arial"/>
                <w:b/>
                <w:i/>
                <w:sz w:val="20"/>
                <w:szCs w:val="20"/>
              </w:rPr>
              <w:t xml:space="preserve">    </w:t>
            </w:r>
            <w:r w:rsidRPr="00D95BDD">
              <w:rPr>
                <w:rFonts w:ascii="Johnston100 Light" w:hAnsi="Johnston100 Light" w:cs="Arial"/>
                <w:sz w:val="20"/>
                <w:szCs w:val="20"/>
              </w:rPr>
              <w:t>No</w:t>
            </w:r>
            <w:r w:rsidRPr="00D95BDD">
              <w:rPr>
                <w:rFonts w:ascii="Johnston100 Light" w:hAnsi="Johnston100 Light" w:cs="Arial"/>
                <w:b/>
                <w:i/>
                <w:sz w:val="20"/>
                <w:szCs w:val="20"/>
              </w:rPr>
              <w:t xml:space="preserve"> </w:t>
            </w:r>
            <w:r w:rsidR="000E7D8E" w:rsidRPr="00D95BDD">
              <w:rPr>
                <w:rFonts w:ascii="Johnston100 Light" w:hAnsi="Johnston100 Light" w:cs="Arial"/>
                <w:b/>
                <w:sz w:val="20"/>
                <w:szCs w:val="20"/>
              </w:rPr>
              <w:t xml:space="preserve"> </w:t>
            </w:r>
            <w:permStart w:id="8659496" w:edGrp="everyone"/>
            <w:r w:rsidR="000E7D8E" w:rsidRPr="00D95BDD">
              <w:rPr>
                <w:rFonts w:ascii="Johnston100 Light" w:hAnsi="Johnston100 Light" w:cs="Arial"/>
                <w:bCs/>
                <w:sz w:val="20"/>
                <w:szCs w:val="20"/>
              </w:rPr>
              <w:t xml:space="preserve">    </w:t>
            </w:r>
            <w:permEnd w:id="8659496"/>
            <w:r w:rsidR="000E7D8E" w:rsidRPr="00D95BDD">
              <w:rPr>
                <w:rFonts w:ascii="Johnston100 Light" w:hAnsi="Johnston100 Light" w:cs="Arial"/>
                <w:sz w:val="20"/>
                <w:szCs w:val="20"/>
              </w:rPr>
              <w:t xml:space="preserve"> </w:t>
            </w:r>
            <w:r w:rsidRPr="00D95BDD">
              <w:rPr>
                <w:rFonts w:ascii="Johnston100 Light" w:hAnsi="Johnston100 Light" w:cs="Arial"/>
                <w:i/>
                <w:sz w:val="20"/>
                <w:szCs w:val="20"/>
              </w:rPr>
              <w:t xml:space="preserve">   </w:t>
            </w:r>
            <w:r w:rsidRPr="00D95BDD">
              <w:rPr>
                <w:rFonts w:ascii="Johnston100 Light" w:hAnsi="Johnston100 Light" w:cs="Arial"/>
                <w:sz w:val="20"/>
                <w:szCs w:val="20"/>
              </w:rPr>
              <w:t>N/A</w:t>
            </w:r>
            <w:r w:rsidRPr="00D95BDD">
              <w:rPr>
                <w:rFonts w:ascii="Johnston100 Light" w:hAnsi="Johnston100 Light" w:cs="Arial"/>
                <w:i/>
                <w:sz w:val="20"/>
                <w:szCs w:val="20"/>
              </w:rPr>
              <w:t xml:space="preserve"> </w:t>
            </w:r>
            <w:r w:rsidR="000E7D8E" w:rsidRPr="00D95BDD">
              <w:rPr>
                <w:rFonts w:ascii="Johnston100 Light" w:hAnsi="Johnston100 Light" w:cs="Arial"/>
                <w:b/>
                <w:sz w:val="20"/>
                <w:szCs w:val="20"/>
              </w:rPr>
              <w:t xml:space="preserve"> </w:t>
            </w:r>
            <w:permStart w:id="1517237520" w:edGrp="everyone"/>
            <w:r w:rsidR="000E7D8E" w:rsidRPr="00D95BDD">
              <w:rPr>
                <w:rFonts w:ascii="Johnston100 Light" w:hAnsi="Johnston100 Light" w:cs="Arial"/>
                <w:bCs/>
                <w:sz w:val="20"/>
                <w:szCs w:val="20"/>
              </w:rPr>
              <w:t xml:space="preserve">    </w:t>
            </w:r>
            <w:permEnd w:id="1517237520"/>
            <w:r w:rsidR="000E7D8E" w:rsidRPr="00D95BDD">
              <w:rPr>
                <w:rFonts w:ascii="Johnston100 Light" w:hAnsi="Johnston100 Light" w:cs="Arial"/>
                <w:sz w:val="20"/>
                <w:szCs w:val="20"/>
              </w:rPr>
              <w:t xml:space="preserve"> </w:t>
            </w:r>
            <w:r w:rsidR="001211C8" w:rsidRPr="00D95BDD">
              <w:rPr>
                <w:rFonts w:ascii="Johnston100 Light" w:hAnsi="Johnston100 Light" w:cs="Arial"/>
                <w:sz w:val="20"/>
                <w:szCs w:val="20"/>
              </w:rPr>
              <w:t xml:space="preserve"> </w:t>
            </w:r>
            <w:r w:rsidRPr="00D95BDD">
              <w:rPr>
                <w:rFonts w:ascii="Johnston100 Light" w:hAnsi="Johnston100 Light" w:cs="Arial"/>
                <w:sz w:val="20"/>
                <w:szCs w:val="20"/>
              </w:rPr>
              <w:t xml:space="preserve">If Yes, say how competitors will be made aware of the project outcomes: </w:t>
            </w:r>
          </w:p>
          <w:p w14:paraId="519579FE" w14:textId="77777777" w:rsidR="003B7FCA" w:rsidRPr="00D95BDD" w:rsidRDefault="003B7FCA" w:rsidP="001211C8">
            <w:pPr>
              <w:rPr>
                <w:rFonts w:ascii="Johnston100 Light" w:hAnsi="Johnston100 Light" w:cs="Arial"/>
                <w:sz w:val="20"/>
                <w:szCs w:val="20"/>
              </w:rPr>
            </w:pPr>
          </w:p>
          <w:p w14:paraId="230794EB" w14:textId="77777777" w:rsidR="000E7D8E" w:rsidRPr="00D95BDD" w:rsidRDefault="000E7D8E" w:rsidP="001211C8">
            <w:pPr>
              <w:rPr>
                <w:rFonts w:ascii="Johnston100 Light" w:hAnsi="Johnston100 Light" w:cs="Arial"/>
                <w:bCs/>
                <w:sz w:val="20"/>
                <w:szCs w:val="20"/>
              </w:rPr>
            </w:pPr>
            <w:r w:rsidRPr="00D95BDD">
              <w:rPr>
                <w:rFonts w:ascii="Johnston100 Light" w:hAnsi="Johnston100 Light" w:cs="Arial"/>
                <w:b/>
                <w:sz w:val="20"/>
                <w:szCs w:val="20"/>
              </w:rPr>
              <w:t xml:space="preserve"> </w:t>
            </w:r>
            <w:permStart w:id="182476622" w:edGrp="everyone"/>
            <w:r w:rsidRPr="00D95BDD">
              <w:rPr>
                <w:rFonts w:ascii="Johnston100 Light" w:hAnsi="Johnston100 Light" w:cs="Arial"/>
                <w:bCs/>
                <w:sz w:val="20"/>
                <w:szCs w:val="20"/>
              </w:rPr>
              <w:t xml:space="preserve">   Must be completed </w:t>
            </w:r>
          </w:p>
          <w:permEnd w:id="182476622"/>
          <w:p w14:paraId="28369E78" w14:textId="4430E680" w:rsidR="003B7FCA" w:rsidRPr="00D95BDD" w:rsidRDefault="000E7D8E" w:rsidP="001211C8">
            <w:pPr>
              <w:rPr>
                <w:rFonts w:ascii="Johnston100 Light" w:hAnsi="Johnston100 Light" w:cs="Arial"/>
                <w:color w:val="1F497D"/>
                <w:sz w:val="20"/>
                <w:szCs w:val="20"/>
              </w:rPr>
            </w:pPr>
            <w:r w:rsidRPr="00D95BDD">
              <w:rPr>
                <w:rFonts w:ascii="Johnston100 Light" w:hAnsi="Johnston100 Light" w:cs="Arial"/>
                <w:sz w:val="20"/>
                <w:szCs w:val="20"/>
              </w:rPr>
              <w:t xml:space="preserve"> </w:t>
            </w:r>
          </w:p>
        </w:tc>
      </w:tr>
      <w:tr w:rsidR="00F13BF4" w:rsidRPr="009861D2" w14:paraId="64FD5C27" w14:textId="77777777" w:rsidTr="005139FF">
        <w:trPr>
          <w:trHeight w:val="454"/>
        </w:trPr>
        <w:tc>
          <w:tcPr>
            <w:tcW w:w="10462" w:type="dxa"/>
            <w:gridSpan w:val="11"/>
            <w:shd w:val="clear" w:color="auto" w:fill="002060"/>
            <w:vAlign w:val="center"/>
          </w:tcPr>
          <w:p w14:paraId="4C57F275" w14:textId="77777777" w:rsidR="00F13BF4" w:rsidRPr="00D95BDD" w:rsidRDefault="00F13BF4" w:rsidP="0029760E">
            <w:pPr>
              <w:pStyle w:val="Heading2"/>
              <w:keepNext w:val="0"/>
              <w:numPr>
                <w:ilvl w:val="0"/>
                <w:numId w:val="27"/>
              </w:numPr>
              <w:spacing w:before="0"/>
              <w:rPr>
                <w:rFonts w:ascii="Johnston100 Light" w:hAnsi="Johnston100 Light"/>
                <w:i/>
                <w:iCs/>
                <w:color w:val="FFFFFF"/>
                <w:sz w:val="20"/>
                <w:szCs w:val="20"/>
              </w:rPr>
            </w:pPr>
            <w:r w:rsidRPr="00D95BDD">
              <w:rPr>
                <w:rFonts w:ascii="Johnston100 Light" w:hAnsi="Johnston100 Light"/>
                <w:color w:val="FFFFFF"/>
                <w:sz w:val="20"/>
                <w:szCs w:val="20"/>
              </w:rPr>
              <w:t>Declaration</w:t>
            </w:r>
          </w:p>
        </w:tc>
      </w:tr>
      <w:tr w:rsidR="000E7D8E" w:rsidRPr="009861D2" w14:paraId="33C3BCE6" w14:textId="77777777" w:rsidTr="00341493">
        <w:trPr>
          <w:trHeight w:val="499"/>
        </w:trPr>
        <w:tc>
          <w:tcPr>
            <w:tcW w:w="10462" w:type="dxa"/>
            <w:gridSpan w:val="11"/>
            <w:shd w:val="clear" w:color="auto" w:fill="FFFFFF" w:themeFill="background1"/>
            <w:vAlign w:val="center"/>
          </w:tcPr>
          <w:p w14:paraId="66C5225A" w14:textId="04EDB237" w:rsidR="000E7D8E" w:rsidRPr="00D95BDD" w:rsidRDefault="000E7D8E" w:rsidP="0029760E">
            <w:pPr>
              <w:spacing w:before="60" w:after="60"/>
              <w:rPr>
                <w:rFonts w:ascii="Johnston100 Light" w:hAnsi="Johnston100 Light" w:cs="Arial"/>
                <w:sz w:val="20"/>
                <w:szCs w:val="20"/>
              </w:rPr>
            </w:pPr>
            <w:r w:rsidRPr="00D95BDD">
              <w:rPr>
                <w:rFonts w:ascii="Johnston100 Light" w:hAnsi="Johnston100 Light" w:cs="Arial"/>
                <w:sz w:val="20"/>
                <w:szCs w:val="20"/>
              </w:rPr>
              <w:t>I confirm that the above details are correct.</w:t>
            </w:r>
          </w:p>
        </w:tc>
      </w:tr>
      <w:tr w:rsidR="00F13BF4" w:rsidRPr="009861D2" w14:paraId="126F1D2D" w14:textId="77777777" w:rsidTr="005139FF">
        <w:trPr>
          <w:trHeight w:val="407"/>
        </w:trPr>
        <w:tc>
          <w:tcPr>
            <w:tcW w:w="4384" w:type="dxa"/>
            <w:gridSpan w:val="5"/>
            <w:shd w:val="clear" w:color="auto" w:fill="FFFFFF" w:themeFill="background1"/>
            <w:vAlign w:val="center"/>
          </w:tcPr>
          <w:p w14:paraId="77329419" w14:textId="63E86214" w:rsidR="00F13BF4" w:rsidRPr="00D95BDD" w:rsidRDefault="00F13BF4" w:rsidP="0029760E">
            <w:pPr>
              <w:spacing w:before="60" w:after="60"/>
              <w:ind w:left="28"/>
              <w:rPr>
                <w:rFonts w:ascii="Johnston100 Light" w:hAnsi="Johnston100 Light" w:cs="Arial"/>
                <w:sz w:val="20"/>
                <w:szCs w:val="20"/>
              </w:rPr>
            </w:pPr>
            <w:r w:rsidRPr="00D95BDD">
              <w:rPr>
                <w:rFonts w:ascii="Johnston100 Light" w:hAnsi="Johnston100 Light" w:cs="Arial"/>
                <w:b/>
                <w:sz w:val="20"/>
                <w:szCs w:val="20"/>
              </w:rPr>
              <w:t xml:space="preserve">Name: </w:t>
            </w:r>
            <w:r w:rsidR="000E7D8E" w:rsidRPr="00D95BDD">
              <w:rPr>
                <w:rFonts w:ascii="Johnston100 Light" w:hAnsi="Johnston100 Light" w:cs="Arial"/>
                <w:b/>
                <w:sz w:val="20"/>
                <w:szCs w:val="20"/>
              </w:rPr>
              <w:t xml:space="preserve"> </w:t>
            </w:r>
            <w:permStart w:id="835788662" w:edGrp="everyone"/>
            <w:r w:rsidR="000E7D8E" w:rsidRPr="00D95BDD">
              <w:rPr>
                <w:rFonts w:ascii="Johnston100 Light" w:hAnsi="Johnston100 Light" w:cs="Arial"/>
                <w:bCs/>
                <w:sz w:val="20"/>
                <w:szCs w:val="20"/>
              </w:rPr>
              <w:t xml:space="preserve">    </w:t>
            </w:r>
            <w:permEnd w:id="835788662"/>
            <w:r w:rsidR="000E7D8E" w:rsidRPr="00D95BDD">
              <w:rPr>
                <w:rFonts w:ascii="Johnston100 Light" w:hAnsi="Johnston100 Light" w:cs="Arial"/>
                <w:sz w:val="20"/>
                <w:szCs w:val="20"/>
              </w:rPr>
              <w:t xml:space="preserve"> </w:t>
            </w:r>
          </w:p>
        </w:tc>
        <w:tc>
          <w:tcPr>
            <w:tcW w:w="4236" w:type="dxa"/>
            <w:gridSpan w:val="4"/>
            <w:shd w:val="clear" w:color="auto" w:fill="FFFFFF" w:themeFill="background1"/>
            <w:vAlign w:val="center"/>
          </w:tcPr>
          <w:p w14:paraId="6A688D66" w14:textId="43A70B6A" w:rsidR="00F13BF4" w:rsidRPr="00D95BDD" w:rsidRDefault="00F13BF4" w:rsidP="0029760E">
            <w:pPr>
              <w:spacing w:before="60" w:after="60"/>
              <w:ind w:left="28"/>
              <w:rPr>
                <w:rFonts w:ascii="Johnston100 Light" w:hAnsi="Johnston100 Light" w:cs="Arial"/>
                <w:b/>
                <w:sz w:val="20"/>
                <w:szCs w:val="20"/>
              </w:rPr>
            </w:pPr>
            <w:r w:rsidRPr="00D95BDD">
              <w:rPr>
                <w:rFonts w:ascii="Johnston100 Light" w:hAnsi="Johnston100 Light" w:cs="Arial"/>
                <w:b/>
                <w:sz w:val="20"/>
                <w:szCs w:val="20"/>
              </w:rPr>
              <w:t xml:space="preserve">Organisation: </w:t>
            </w:r>
            <w:r w:rsidR="000E7D8E" w:rsidRPr="00D95BDD">
              <w:rPr>
                <w:rFonts w:ascii="Johnston100 Light" w:hAnsi="Johnston100 Light" w:cs="Arial"/>
                <w:b/>
                <w:sz w:val="20"/>
                <w:szCs w:val="20"/>
              </w:rPr>
              <w:t xml:space="preserve"> </w:t>
            </w:r>
            <w:permStart w:id="646649080" w:edGrp="everyone"/>
            <w:r w:rsidR="000E7D8E" w:rsidRPr="00D95BDD">
              <w:rPr>
                <w:rFonts w:ascii="Johnston100 Light" w:hAnsi="Johnston100 Light" w:cs="Arial"/>
                <w:bCs/>
                <w:sz w:val="20"/>
                <w:szCs w:val="20"/>
              </w:rPr>
              <w:t xml:space="preserve">    </w:t>
            </w:r>
            <w:permEnd w:id="646649080"/>
            <w:r w:rsidR="000E7D8E" w:rsidRPr="00D95BDD">
              <w:rPr>
                <w:rFonts w:ascii="Johnston100 Light" w:hAnsi="Johnston100 Light" w:cs="Arial"/>
                <w:sz w:val="20"/>
                <w:szCs w:val="20"/>
              </w:rPr>
              <w:t xml:space="preserve"> </w:t>
            </w:r>
          </w:p>
        </w:tc>
        <w:tc>
          <w:tcPr>
            <w:tcW w:w="1842" w:type="dxa"/>
            <w:gridSpan w:val="2"/>
            <w:shd w:val="clear" w:color="auto" w:fill="FFFFFF" w:themeFill="background1"/>
            <w:vAlign w:val="center"/>
          </w:tcPr>
          <w:p w14:paraId="480567E2" w14:textId="5AF7202A" w:rsidR="00F13BF4" w:rsidRPr="00D95BDD" w:rsidRDefault="003C4E12" w:rsidP="0029760E">
            <w:pPr>
              <w:spacing w:before="60" w:after="60"/>
              <w:ind w:left="28"/>
              <w:rPr>
                <w:rFonts w:ascii="Johnston100 Light" w:hAnsi="Johnston100 Light" w:cs="Arial"/>
                <w:b/>
                <w:sz w:val="20"/>
                <w:szCs w:val="20"/>
              </w:rPr>
            </w:pPr>
            <w:hyperlink w:anchor="date" w:tooltip="dd/MM/yyyy" w:history="1">
              <w:r w:rsidR="000E7D8E" w:rsidRPr="00D95BDD">
                <w:rPr>
                  <w:rStyle w:val="Hyperlink"/>
                  <w:rFonts w:ascii="Johnston100 Light" w:hAnsi="Johnston100 Light"/>
                  <w:color w:val="FF0000"/>
                  <w:sz w:val="20"/>
                  <w:szCs w:val="20"/>
                  <w:u w:val="none"/>
                </w:rPr>
                <w:t>*</w:t>
              </w:r>
            </w:hyperlink>
            <w:permStart w:id="1323438492" w:edGrp="everyone"/>
            <w:r w:rsidR="000E7D8E" w:rsidRPr="00D95BDD">
              <w:rPr>
                <w:rFonts w:ascii="Johnston100 Light" w:hAnsi="Johnston100 Light" w:cs="Arial"/>
                <w:bCs/>
                <w:sz w:val="20"/>
                <w:szCs w:val="20"/>
              </w:rPr>
              <w:t xml:space="preserve">    </w:t>
            </w:r>
            <w:r w:rsidR="000E7D8E" w:rsidRPr="00D95BDD">
              <w:rPr>
                <w:rFonts w:ascii="Johnston100 Light" w:hAnsi="Johnston100 Light" w:cs="Arial"/>
                <w:sz w:val="20"/>
                <w:szCs w:val="20"/>
              </w:rPr>
              <w:t xml:space="preserve"> </w:t>
            </w:r>
            <w:permEnd w:id="1323438492"/>
            <w:r w:rsidR="000E7D8E" w:rsidRPr="00D95BDD">
              <w:rPr>
                <w:rFonts w:ascii="Johnston100 Light" w:hAnsi="Johnston100 Light" w:cs="Arial"/>
                <w:sz w:val="20"/>
                <w:szCs w:val="20"/>
              </w:rPr>
              <w:t xml:space="preserve"> </w:t>
            </w:r>
          </w:p>
        </w:tc>
      </w:tr>
      <w:tr w:rsidR="00F13BF4" w:rsidRPr="009861D2" w14:paraId="77840F83" w14:textId="77777777" w:rsidTr="005139FF">
        <w:trPr>
          <w:trHeight w:val="300"/>
        </w:trPr>
        <w:tc>
          <w:tcPr>
            <w:tcW w:w="10462" w:type="dxa"/>
            <w:gridSpan w:val="11"/>
            <w:shd w:val="clear" w:color="auto" w:fill="002060"/>
            <w:vAlign w:val="center"/>
          </w:tcPr>
          <w:p w14:paraId="4BBEF32E" w14:textId="77777777" w:rsidR="00F13BF4" w:rsidRPr="00FD65E1" w:rsidRDefault="00F13BF4" w:rsidP="0029760E">
            <w:pPr>
              <w:pStyle w:val="Heading2"/>
              <w:spacing w:before="120" w:after="120"/>
              <w:ind w:left="357" w:hanging="357"/>
              <w:jc w:val="right"/>
              <w:rPr>
                <w:rFonts w:ascii="Johnston100 Light" w:hAnsi="Johnston100 Light" w:cs="Arial"/>
                <w:b/>
                <w:color w:val="FFFFFF"/>
                <w:sz w:val="20"/>
                <w:szCs w:val="20"/>
              </w:rPr>
            </w:pPr>
            <w:r w:rsidRPr="00FD65E1">
              <w:rPr>
                <w:rFonts w:ascii="Johnston100 Light" w:hAnsi="Johnston100 Light" w:cs="Arial"/>
                <w:color w:val="FFFFFF"/>
                <w:sz w:val="20"/>
                <w:szCs w:val="20"/>
              </w:rPr>
              <w:t xml:space="preserve">Submit completed form to: </w:t>
            </w:r>
            <w:hyperlink r:id="rId18" w:history="1">
              <w:r w:rsidRPr="00FD65E1">
                <w:rPr>
                  <w:rStyle w:val="Hyperlink"/>
                  <w:rFonts w:ascii="Johnston100 Light" w:hAnsi="Johnston100 Light" w:cs="Arial"/>
                  <w:color w:val="FFFFFF"/>
                  <w:sz w:val="20"/>
                  <w:szCs w:val="20"/>
                </w:rPr>
                <w:t>LaneRentalFunding@TfL.gov.uk</w:t>
              </w:r>
            </w:hyperlink>
            <w:r w:rsidRPr="00FD65E1">
              <w:rPr>
                <w:rFonts w:ascii="Johnston100 Light" w:hAnsi="Johnston100 Light" w:cs="Arial"/>
                <w:color w:val="FFFFFF"/>
                <w:sz w:val="20"/>
                <w:szCs w:val="20"/>
              </w:rPr>
              <w:t xml:space="preserve"> </w:t>
            </w:r>
          </w:p>
        </w:tc>
      </w:tr>
    </w:tbl>
    <w:p w14:paraId="01F5CBC8" w14:textId="6E96752F" w:rsidR="009C7A66" w:rsidRPr="004F193F" w:rsidRDefault="009C7A66" w:rsidP="004F193F">
      <w:pPr>
        <w:pStyle w:val="Heading1"/>
        <w:spacing w:after="0"/>
        <w:rPr>
          <w:rFonts w:ascii="Johnston100 Light" w:eastAsiaTheme="minorEastAsia" w:hAnsi="Johnston100 Light" w:cstheme="minorBidi"/>
          <w:b/>
          <w:bCs w:val="0"/>
          <w:sz w:val="32"/>
          <w:szCs w:val="32"/>
        </w:rPr>
        <w:sectPr w:rsidR="009C7A66" w:rsidRPr="004F193F" w:rsidSect="009160E7">
          <w:headerReference w:type="default" r:id="rId19"/>
          <w:footerReference w:type="default" r:id="rId20"/>
          <w:pgSz w:w="11900" w:h="16840"/>
          <w:pgMar w:top="720" w:right="720" w:bottom="720" w:left="720" w:header="397" w:footer="709" w:gutter="0"/>
          <w:cols w:space="708"/>
          <w:docGrid w:linePitch="360"/>
        </w:sectPr>
      </w:pPr>
    </w:p>
    <w:tbl>
      <w:tblPr>
        <w:tblStyle w:val="TableGrid"/>
        <w:tblpPr w:leftFromText="180" w:rightFromText="180" w:vertAnchor="text" w:horzAnchor="margin" w:tblpX="-318" w:tblpY="73"/>
        <w:tblW w:w="6629" w:type="dxa"/>
        <w:tblLook w:val="04A0" w:firstRow="1" w:lastRow="0" w:firstColumn="1" w:lastColumn="0" w:noHBand="0" w:noVBand="1"/>
      </w:tblPr>
      <w:tblGrid>
        <w:gridCol w:w="3510"/>
        <w:gridCol w:w="3119"/>
      </w:tblGrid>
      <w:tr w:rsidR="00625E2B" w:rsidRPr="00EE3875" w14:paraId="43087231" w14:textId="77777777" w:rsidTr="00625E2B">
        <w:trPr>
          <w:trHeight w:val="416"/>
        </w:trPr>
        <w:tc>
          <w:tcPr>
            <w:tcW w:w="6629" w:type="dxa"/>
            <w:gridSpan w:val="2"/>
            <w:shd w:val="clear" w:color="auto" w:fill="002060"/>
            <w:vAlign w:val="center"/>
          </w:tcPr>
          <w:p w14:paraId="7784F719" w14:textId="77777777" w:rsidR="00625E2B" w:rsidRPr="00EE3875" w:rsidRDefault="00625E2B" w:rsidP="00625E2B">
            <w:pPr>
              <w:rPr>
                <w:rFonts w:ascii="Johnston100 Light" w:hAnsi="Johnston100 Light"/>
                <w:i/>
              </w:rPr>
            </w:pPr>
            <w:r w:rsidRPr="00EE3875">
              <w:rPr>
                <w:rFonts w:ascii="Johnston100 Light" w:hAnsi="Johnston100 Light"/>
                <w:b/>
              </w:rPr>
              <w:lastRenderedPageBreak/>
              <w:t>FOR INTERNAL USE ONLY</w:t>
            </w:r>
          </w:p>
        </w:tc>
      </w:tr>
      <w:tr w:rsidR="00625E2B" w:rsidRPr="00EE3875" w14:paraId="5D89A8DE" w14:textId="77777777" w:rsidTr="00625E2B">
        <w:trPr>
          <w:trHeight w:val="419"/>
        </w:trPr>
        <w:tc>
          <w:tcPr>
            <w:tcW w:w="6629" w:type="dxa"/>
            <w:gridSpan w:val="2"/>
            <w:shd w:val="clear" w:color="auto" w:fill="215868" w:themeFill="accent5" w:themeFillShade="80"/>
            <w:vAlign w:val="center"/>
          </w:tcPr>
          <w:p w14:paraId="3611A23C" w14:textId="33FA76E2" w:rsidR="00625E2B" w:rsidRPr="00EE3875" w:rsidRDefault="00625E2B" w:rsidP="00625E2B">
            <w:pPr>
              <w:rPr>
                <w:rFonts w:ascii="Johnston100 Light" w:hAnsi="Johnston100 Light"/>
                <w:i/>
              </w:rPr>
            </w:pPr>
            <w:r w:rsidRPr="00EE3875">
              <w:rPr>
                <w:rFonts w:ascii="Johnston100 Light" w:hAnsi="Johnston100 Light" w:cs="Arial"/>
                <w:color w:val="FFFFFF" w:themeColor="background1"/>
                <w:sz w:val="22"/>
                <w:szCs w:val="22"/>
              </w:rPr>
              <w:t>Lane Rental Management Team Review</w:t>
            </w:r>
            <w:r w:rsidR="00C952E8">
              <w:rPr>
                <w:rFonts w:ascii="Johnston100 Light" w:hAnsi="Johnston100 Light" w:cs="Arial"/>
                <w:color w:val="FFFFFF" w:themeColor="background1"/>
                <w:sz w:val="22"/>
                <w:szCs w:val="22"/>
              </w:rPr>
              <w:t xml:space="preserve"> Date</w:t>
            </w:r>
            <w:r w:rsidRPr="00EE3875">
              <w:rPr>
                <w:rFonts w:ascii="Johnston100 Light" w:hAnsi="Johnston100 Light" w:cs="Arial"/>
                <w:color w:val="FFFFFF" w:themeColor="background1"/>
                <w:sz w:val="22"/>
                <w:szCs w:val="22"/>
              </w:rPr>
              <w:t>:</w:t>
            </w:r>
          </w:p>
        </w:tc>
      </w:tr>
      <w:tr w:rsidR="00625E2B" w:rsidRPr="00EE3875" w14:paraId="463266E6" w14:textId="77777777" w:rsidTr="007D5317">
        <w:trPr>
          <w:trHeight w:val="410"/>
        </w:trPr>
        <w:tc>
          <w:tcPr>
            <w:tcW w:w="3510" w:type="dxa"/>
            <w:shd w:val="clear" w:color="auto" w:fill="FFFFFF" w:themeFill="background1"/>
          </w:tcPr>
          <w:p w14:paraId="4084F7A6" w14:textId="77777777" w:rsidR="00625E2B" w:rsidRPr="00EE3875" w:rsidRDefault="00625E2B" w:rsidP="007D5317">
            <w:pPr>
              <w:rPr>
                <w:rFonts w:ascii="Johnston100 Light" w:hAnsi="Johnston100 Light" w:cs="Arial"/>
                <w:sz w:val="22"/>
                <w:szCs w:val="22"/>
              </w:rPr>
            </w:pPr>
            <w:r w:rsidRPr="00EE3875">
              <w:rPr>
                <w:rFonts w:ascii="Johnston100 Light" w:hAnsi="Johnston100 Light" w:cs="Arial"/>
                <w:sz w:val="22"/>
                <w:szCs w:val="22"/>
              </w:rPr>
              <w:t xml:space="preserve">Comments: </w:t>
            </w:r>
          </w:p>
          <w:p w14:paraId="481D640F" w14:textId="77777777" w:rsidR="00625E2B" w:rsidRPr="00EE3875" w:rsidRDefault="00625E2B" w:rsidP="007D5317">
            <w:pPr>
              <w:rPr>
                <w:rFonts w:ascii="Johnston100 Light" w:hAnsi="Johnston100 Light" w:cs="Arial"/>
                <w:sz w:val="22"/>
                <w:szCs w:val="22"/>
              </w:rPr>
            </w:pPr>
          </w:p>
          <w:p w14:paraId="2A947B9A" w14:textId="77777777" w:rsidR="00625E2B" w:rsidRPr="00EE3875" w:rsidRDefault="00625E2B" w:rsidP="007D5317">
            <w:pPr>
              <w:rPr>
                <w:rFonts w:ascii="Johnston100 Light" w:hAnsi="Johnston100 Light" w:cs="Arial"/>
                <w:sz w:val="22"/>
                <w:szCs w:val="22"/>
              </w:rPr>
            </w:pPr>
          </w:p>
          <w:p w14:paraId="1D5688DB" w14:textId="77777777" w:rsidR="00625E2B" w:rsidRPr="00EE3875" w:rsidRDefault="00625E2B" w:rsidP="007D5317">
            <w:pPr>
              <w:rPr>
                <w:rFonts w:ascii="Johnston100 Light" w:hAnsi="Johnston100 Light" w:cs="Arial"/>
                <w:sz w:val="22"/>
                <w:szCs w:val="22"/>
              </w:rPr>
            </w:pPr>
          </w:p>
          <w:p w14:paraId="1BCCFF18" w14:textId="5D1B4C43" w:rsidR="00625E2B" w:rsidRDefault="00625E2B" w:rsidP="007D5317">
            <w:pPr>
              <w:rPr>
                <w:rFonts w:ascii="Johnston100 Light" w:hAnsi="Johnston100 Light" w:cs="Arial"/>
                <w:sz w:val="22"/>
                <w:szCs w:val="22"/>
              </w:rPr>
            </w:pPr>
          </w:p>
          <w:p w14:paraId="7B499F6C" w14:textId="5275E074" w:rsidR="007D5317" w:rsidRDefault="007D5317" w:rsidP="007D5317">
            <w:pPr>
              <w:rPr>
                <w:rFonts w:ascii="Johnston100 Light" w:hAnsi="Johnston100 Light" w:cs="Arial"/>
                <w:sz w:val="22"/>
                <w:szCs w:val="22"/>
              </w:rPr>
            </w:pPr>
          </w:p>
          <w:p w14:paraId="0F30A37A" w14:textId="57FC30EC" w:rsidR="007D5317" w:rsidRDefault="007D5317" w:rsidP="007D5317">
            <w:pPr>
              <w:rPr>
                <w:rFonts w:ascii="Johnston100 Light" w:hAnsi="Johnston100 Light" w:cs="Arial"/>
                <w:sz w:val="22"/>
                <w:szCs w:val="22"/>
              </w:rPr>
            </w:pPr>
          </w:p>
          <w:p w14:paraId="00EDB105" w14:textId="39ACB3C8" w:rsidR="007D5317" w:rsidRDefault="007D5317" w:rsidP="007D5317">
            <w:pPr>
              <w:rPr>
                <w:rFonts w:ascii="Johnston100 Light" w:hAnsi="Johnston100 Light" w:cs="Arial"/>
                <w:sz w:val="22"/>
                <w:szCs w:val="22"/>
              </w:rPr>
            </w:pPr>
          </w:p>
          <w:p w14:paraId="3179C485" w14:textId="2774DE7C" w:rsidR="007D5317" w:rsidRDefault="007D5317" w:rsidP="007D5317">
            <w:pPr>
              <w:rPr>
                <w:rFonts w:ascii="Johnston100 Light" w:hAnsi="Johnston100 Light" w:cs="Arial"/>
                <w:sz w:val="22"/>
                <w:szCs w:val="22"/>
              </w:rPr>
            </w:pPr>
          </w:p>
          <w:p w14:paraId="49880F6A" w14:textId="03C44395" w:rsidR="007D5317" w:rsidRDefault="007D5317" w:rsidP="007D5317">
            <w:pPr>
              <w:rPr>
                <w:rFonts w:ascii="Johnston100 Light" w:hAnsi="Johnston100 Light" w:cs="Arial"/>
                <w:sz w:val="22"/>
                <w:szCs w:val="22"/>
              </w:rPr>
            </w:pPr>
          </w:p>
          <w:p w14:paraId="1B615817" w14:textId="77777777" w:rsidR="007D5317" w:rsidRPr="00EE3875" w:rsidRDefault="007D5317" w:rsidP="007D5317">
            <w:pPr>
              <w:rPr>
                <w:rFonts w:ascii="Johnston100 Light" w:hAnsi="Johnston100 Light" w:cs="Arial"/>
                <w:sz w:val="22"/>
                <w:szCs w:val="22"/>
              </w:rPr>
            </w:pPr>
          </w:p>
          <w:p w14:paraId="226304C7" w14:textId="77777777" w:rsidR="00625E2B" w:rsidRPr="00EE3875" w:rsidRDefault="00625E2B" w:rsidP="007D5317">
            <w:pPr>
              <w:rPr>
                <w:rFonts w:ascii="Johnston100 Light" w:hAnsi="Johnston100 Light" w:cs="Arial"/>
                <w:sz w:val="22"/>
                <w:szCs w:val="22"/>
              </w:rPr>
            </w:pPr>
          </w:p>
          <w:p w14:paraId="4BBAFD97" w14:textId="77777777" w:rsidR="00625E2B" w:rsidRPr="00EE3875" w:rsidRDefault="00625E2B" w:rsidP="007D5317">
            <w:pPr>
              <w:rPr>
                <w:rFonts w:ascii="Johnston100 Light" w:hAnsi="Johnston100 Light"/>
              </w:rPr>
            </w:pPr>
          </w:p>
        </w:tc>
        <w:tc>
          <w:tcPr>
            <w:tcW w:w="3119" w:type="dxa"/>
            <w:shd w:val="clear" w:color="auto" w:fill="FFFFFF" w:themeFill="background1"/>
          </w:tcPr>
          <w:p w14:paraId="5F9F65A4" w14:textId="77777777" w:rsidR="00625E2B" w:rsidRPr="00EE3875" w:rsidRDefault="00625E2B" w:rsidP="007D5317">
            <w:pPr>
              <w:rPr>
                <w:rFonts w:ascii="Johnston100 Light" w:hAnsi="Johnston100 Light" w:cs="Arial"/>
                <w:sz w:val="22"/>
                <w:szCs w:val="22"/>
              </w:rPr>
            </w:pPr>
            <w:r w:rsidRPr="00EE3875">
              <w:rPr>
                <w:rFonts w:ascii="Johnston100 Light" w:hAnsi="Johnston100 Light" w:cs="Arial"/>
                <w:sz w:val="22"/>
                <w:szCs w:val="22"/>
              </w:rPr>
              <w:t xml:space="preserve">Amendments: </w:t>
            </w:r>
          </w:p>
          <w:p w14:paraId="010B31FA" w14:textId="77777777" w:rsidR="00625E2B" w:rsidRPr="00EE3875" w:rsidRDefault="00625E2B" w:rsidP="007D5317">
            <w:pPr>
              <w:rPr>
                <w:rFonts w:ascii="Johnston100 Light" w:hAnsi="Johnston100 Light" w:cs="Arial"/>
                <w:sz w:val="22"/>
                <w:szCs w:val="22"/>
              </w:rPr>
            </w:pPr>
          </w:p>
          <w:p w14:paraId="2588FECA" w14:textId="77777777" w:rsidR="00625E2B" w:rsidRPr="00EE3875" w:rsidRDefault="00625E2B" w:rsidP="007D5317">
            <w:pPr>
              <w:rPr>
                <w:rFonts w:ascii="Johnston100 Light" w:hAnsi="Johnston100 Light" w:cs="Arial"/>
                <w:sz w:val="22"/>
                <w:szCs w:val="22"/>
              </w:rPr>
            </w:pPr>
          </w:p>
          <w:p w14:paraId="13A3635A" w14:textId="77777777" w:rsidR="00625E2B" w:rsidRPr="00EE3875" w:rsidRDefault="00625E2B" w:rsidP="007D5317">
            <w:pPr>
              <w:rPr>
                <w:rFonts w:ascii="Johnston100 Light" w:hAnsi="Johnston100 Light" w:cs="Arial"/>
                <w:sz w:val="22"/>
                <w:szCs w:val="22"/>
              </w:rPr>
            </w:pPr>
          </w:p>
          <w:p w14:paraId="7E273C1C" w14:textId="77777777" w:rsidR="00625E2B" w:rsidRPr="00EE3875" w:rsidRDefault="00625E2B" w:rsidP="007D5317">
            <w:pPr>
              <w:rPr>
                <w:rFonts w:ascii="Johnston100 Light" w:hAnsi="Johnston100 Light" w:cs="Arial"/>
                <w:sz w:val="22"/>
                <w:szCs w:val="22"/>
              </w:rPr>
            </w:pPr>
          </w:p>
          <w:p w14:paraId="0808642B" w14:textId="77777777" w:rsidR="00625E2B" w:rsidRDefault="00625E2B" w:rsidP="007D5317">
            <w:pPr>
              <w:rPr>
                <w:rFonts w:ascii="Johnston100 Light" w:hAnsi="Johnston100 Light"/>
                <w:i/>
              </w:rPr>
            </w:pPr>
          </w:p>
          <w:p w14:paraId="676BA90B" w14:textId="77777777" w:rsidR="007D5317" w:rsidRDefault="007D5317" w:rsidP="007D5317">
            <w:pPr>
              <w:rPr>
                <w:rFonts w:ascii="Johnston100 Light" w:hAnsi="Johnston100 Light"/>
                <w:i/>
              </w:rPr>
            </w:pPr>
          </w:p>
          <w:p w14:paraId="5D66AE1A" w14:textId="77777777" w:rsidR="007D5317" w:rsidRDefault="007D5317" w:rsidP="007D5317">
            <w:pPr>
              <w:rPr>
                <w:rFonts w:ascii="Johnston100 Light" w:hAnsi="Johnston100 Light"/>
                <w:i/>
              </w:rPr>
            </w:pPr>
          </w:p>
          <w:p w14:paraId="64117261" w14:textId="77777777" w:rsidR="007D5317" w:rsidRDefault="007D5317" w:rsidP="007D5317">
            <w:pPr>
              <w:rPr>
                <w:rFonts w:ascii="Johnston100 Light" w:hAnsi="Johnston100 Light"/>
                <w:i/>
              </w:rPr>
            </w:pPr>
          </w:p>
          <w:p w14:paraId="05B3C864" w14:textId="77777777" w:rsidR="007D5317" w:rsidRDefault="007D5317" w:rsidP="007D5317">
            <w:pPr>
              <w:rPr>
                <w:rFonts w:ascii="Johnston100 Light" w:hAnsi="Johnston100 Light"/>
                <w:i/>
              </w:rPr>
            </w:pPr>
          </w:p>
          <w:p w14:paraId="5AD74716" w14:textId="77777777" w:rsidR="007D5317" w:rsidRDefault="007D5317" w:rsidP="007D5317">
            <w:pPr>
              <w:rPr>
                <w:rFonts w:ascii="Johnston100 Light" w:hAnsi="Johnston100 Light"/>
                <w:i/>
              </w:rPr>
            </w:pPr>
          </w:p>
          <w:p w14:paraId="423A0083" w14:textId="007D1D3C" w:rsidR="007D5317" w:rsidRPr="00EE3875" w:rsidRDefault="007D5317" w:rsidP="007D5317">
            <w:pPr>
              <w:rPr>
                <w:rFonts w:ascii="Johnston100 Light" w:hAnsi="Johnston100 Light"/>
                <w:i/>
              </w:rPr>
            </w:pPr>
          </w:p>
        </w:tc>
      </w:tr>
      <w:tr w:rsidR="00625E2B" w:rsidRPr="00EE3875" w14:paraId="7387AAF2" w14:textId="77777777" w:rsidTr="00625E2B">
        <w:trPr>
          <w:trHeight w:val="1744"/>
        </w:trPr>
        <w:tc>
          <w:tcPr>
            <w:tcW w:w="6629" w:type="dxa"/>
            <w:gridSpan w:val="2"/>
            <w:shd w:val="clear" w:color="auto" w:fill="FFFFFF" w:themeFill="background1"/>
          </w:tcPr>
          <w:p w14:paraId="6E4C5632" w14:textId="2AAB78CA" w:rsidR="00625E2B" w:rsidRPr="00EE3875" w:rsidRDefault="00625E2B" w:rsidP="00625E2B">
            <w:pPr>
              <w:rPr>
                <w:rFonts w:ascii="Johnston100 Light" w:hAnsi="Johnston100 Light" w:cs="Arial"/>
                <w:sz w:val="22"/>
                <w:szCs w:val="22"/>
              </w:rPr>
            </w:pPr>
            <w:r w:rsidRPr="00EE3875">
              <w:rPr>
                <w:rFonts w:ascii="Johnston100 Light" w:hAnsi="Johnston100 Light" w:cs="Arial"/>
                <w:sz w:val="22"/>
                <w:szCs w:val="22"/>
              </w:rPr>
              <w:t xml:space="preserve">Benefit </w:t>
            </w:r>
            <w:r w:rsidR="00C67BF8">
              <w:rPr>
                <w:rFonts w:ascii="Johnston100 Light" w:hAnsi="Johnston100 Light" w:cs="Arial"/>
                <w:sz w:val="22"/>
                <w:szCs w:val="22"/>
              </w:rPr>
              <w:t>quantification</w:t>
            </w:r>
            <w:r w:rsidRPr="00EE3875">
              <w:rPr>
                <w:rFonts w:ascii="Johnston100 Light" w:hAnsi="Johnston100 Light" w:cs="Arial"/>
                <w:sz w:val="22"/>
                <w:szCs w:val="22"/>
              </w:rPr>
              <w:t>:</w:t>
            </w:r>
          </w:p>
          <w:p w14:paraId="0193BD32" w14:textId="77777777" w:rsidR="00625E2B" w:rsidRPr="00EE3875" w:rsidRDefault="00625E2B" w:rsidP="00625E2B">
            <w:pPr>
              <w:rPr>
                <w:rFonts w:ascii="Johnston100 Light" w:hAnsi="Johnston100 Light" w:cs="Arial"/>
                <w:sz w:val="22"/>
                <w:szCs w:val="22"/>
              </w:rPr>
            </w:pPr>
          </w:p>
          <w:p w14:paraId="1BCDD28D" w14:textId="77777777" w:rsidR="00625E2B" w:rsidRPr="00EE3875" w:rsidRDefault="00625E2B" w:rsidP="00625E2B">
            <w:pPr>
              <w:rPr>
                <w:rFonts w:ascii="Johnston100 Light" w:hAnsi="Johnston100 Light"/>
                <w:i/>
              </w:rPr>
            </w:pPr>
          </w:p>
          <w:p w14:paraId="42132538" w14:textId="77777777" w:rsidR="00625E2B" w:rsidRPr="00EE3875" w:rsidRDefault="00625E2B" w:rsidP="00625E2B">
            <w:pPr>
              <w:rPr>
                <w:rFonts w:ascii="Johnston100 Light" w:hAnsi="Johnston100 Light"/>
                <w:i/>
              </w:rPr>
            </w:pPr>
          </w:p>
        </w:tc>
      </w:tr>
    </w:tbl>
    <w:p w14:paraId="2C8F22B3" w14:textId="38F414D5" w:rsidR="0081578B" w:rsidRDefault="0081578B" w:rsidP="00365CFC"/>
    <w:sectPr w:rsidR="0081578B" w:rsidSect="00061122">
      <w:headerReference w:type="default" r:id="rId21"/>
      <w:footerReference w:type="default" r:id="rId22"/>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F7F45" w14:textId="77777777" w:rsidR="00C041A3" w:rsidRDefault="00C041A3" w:rsidP="00D31D45">
      <w:r>
        <w:separator/>
      </w:r>
    </w:p>
  </w:endnote>
  <w:endnote w:type="continuationSeparator" w:id="0">
    <w:p w14:paraId="22CAB5B7" w14:textId="77777777" w:rsidR="00C041A3" w:rsidRDefault="00C041A3" w:rsidP="00D31D45">
      <w:r>
        <w:continuationSeparator/>
      </w:r>
    </w:p>
  </w:endnote>
  <w:endnote w:type="continuationNotice" w:id="1">
    <w:p w14:paraId="70FFAA7C" w14:textId="77777777" w:rsidR="00C041A3" w:rsidRDefault="00C041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B0604020202020204"/>
    <w:charset w:val="00"/>
    <w:family w:val="swiss"/>
    <w:pitch w:val="variable"/>
    <w:sig w:usb0="E0002EFF" w:usb1="C000785B" w:usb2="00000009" w:usb3="00000000" w:csb0="000001FF" w:csb1="00000000"/>
  </w:font>
  <w:font w:name="NJFont Book">
    <w:altName w:val="Calibri"/>
    <w:panose1 w:val="020B0503020304020204"/>
    <w:charset w:val="00"/>
    <w:family w:val="swiss"/>
    <w:pitch w:val="variable"/>
    <w:sig w:usb0="A00002AF" w:usb1="5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NJFont Medium">
    <w:altName w:val="Calibri"/>
    <w:panose1 w:val="020B0603020304020204"/>
    <w:charset w:val="00"/>
    <w:family w:val="swiss"/>
    <w:pitch w:val="variable"/>
    <w:sig w:usb0="A00002AF" w:usb1="5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Johnston100">
    <w:panose1 w:val="020B0503030304020204"/>
    <w:charset w:val="00"/>
    <w:family w:val="swiss"/>
    <w:pitch w:val="variable"/>
    <w:sig w:usb0="A0000047" w:usb1="00000000" w:usb2="00000000" w:usb3="00000000" w:csb0="00000093" w:csb1="00000000"/>
  </w:font>
  <w:font w:name="Arial">
    <w:panose1 w:val="020B0604020202020204"/>
    <w:charset w:val="CC"/>
    <w:family w:val="swiss"/>
    <w:pitch w:val="variable"/>
    <w:sig w:usb0="E0000EFF" w:usb1="0000785B" w:usb2="00000001" w:usb3="00000000" w:csb0="000001BF" w:csb1="00000000"/>
  </w:font>
  <w:font w:name="Johnston100 Medium">
    <w:panose1 w:val="020B0603030304020204"/>
    <w:charset w:val="00"/>
    <w:family w:val="swiss"/>
    <w:pitch w:val="variable"/>
    <w:sig w:usb0="A0000047" w:usb1="00000000" w:usb2="00000000" w:usb3="00000000" w:csb0="00000093" w:csb1="00000000"/>
  </w:font>
  <w:font w:name="Johnston100 Light">
    <w:panose1 w:val="020B0403030304020204"/>
    <w:charset w:val="00"/>
    <w:family w:val="swiss"/>
    <w:pitch w:val="variable"/>
    <w:sig w:usb0="A000004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97B0F" w14:textId="77777777" w:rsidR="000E7D8E" w:rsidRDefault="000E7D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F6284" w14:textId="74A0D2C5" w:rsidR="00230BDB" w:rsidRDefault="00230BDB" w:rsidP="00695221">
    <w:pPr>
      <w:pStyle w:val="Footer"/>
      <w:tabs>
        <w:tab w:val="clear" w:pos="4320"/>
        <w:tab w:val="clear" w:pos="8640"/>
        <w:tab w:val="left" w:pos="8720"/>
      </w:tabs>
      <w:rPr>
        <w:ins w:id="2" w:author="{2cf06358-5608-4e31-bfab-f049fb09ce49}" w:date="2022-06-27T17:27:00Z"/>
      </w:rPr>
    </w:pPr>
  </w:p>
  <w:p w14:paraId="7DB5AD1E" w14:textId="58C2D72F" w:rsidR="00230BDB" w:rsidRDefault="00230BDB" w:rsidP="00695221">
    <w:pPr>
      <w:pStyle w:val="Footer"/>
      <w:tabs>
        <w:tab w:val="clear" w:pos="4320"/>
        <w:tab w:val="clear" w:pos="8640"/>
        <w:tab w:val="left" w:pos="8720"/>
      </w:tabs>
      <w:rPr>
        <w:ins w:id="3" w:author="{2cf06358-5608-4e31-bfab-f049fb09ce49}" w:date="2022-06-27T17:27:00Z"/>
      </w:rPr>
    </w:pPr>
  </w:p>
  <w:p w14:paraId="2810A2E4" w14:textId="18002703" w:rsidR="00230BDB" w:rsidRDefault="00230BDB" w:rsidP="00695221">
    <w:pPr>
      <w:pStyle w:val="Footer"/>
      <w:tabs>
        <w:tab w:val="clear" w:pos="4320"/>
        <w:tab w:val="clear" w:pos="8640"/>
        <w:tab w:val="left" w:pos="8720"/>
      </w:tabs>
    </w:pPr>
    <w:r>
      <w:rPr>
        <w:noProof/>
        <w:lang w:eastAsia="en-GB"/>
      </w:rPr>
      <w:drawing>
        <wp:anchor distT="0" distB="0" distL="114300" distR="114300" simplePos="0" relativeHeight="251658246" behindDoc="1" locked="0" layoutInCell="1" allowOverlap="1" wp14:anchorId="544CF717" wp14:editId="3547998B">
          <wp:simplePos x="0" y="0"/>
          <wp:positionH relativeFrom="column">
            <wp:posOffset>-720090</wp:posOffset>
          </wp:positionH>
          <wp:positionV relativeFrom="paragraph">
            <wp:posOffset>-10066655</wp:posOffset>
          </wp:positionV>
          <wp:extent cx="7559675" cy="1069276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2765"/>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8ED17" w14:textId="77777777" w:rsidR="00230BDB" w:rsidRDefault="00230BDB">
    <w:pPr>
      <w:pStyle w:val="Footer"/>
    </w:pPr>
    <w:r w:rsidRPr="00061122">
      <w:rPr>
        <w:noProof/>
        <w:lang w:eastAsia="en-GB"/>
      </w:rPr>
      <mc:AlternateContent>
        <mc:Choice Requires="wps">
          <w:drawing>
            <wp:anchor distT="0" distB="0" distL="114300" distR="114300" simplePos="0" relativeHeight="251658245" behindDoc="0" locked="0" layoutInCell="1" allowOverlap="1" wp14:anchorId="52FCCEEE" wp14:editId="3B0BFADF">
              <wp:simplePos x="0" y="0"/>
              <wp:positionH relativeFrom="page">
                <wp:posOffset>429093</wp:posOffset>
              </wp:positionH>
              <wp:positionV relativeFrom="margin">
                <wp:posOffset>5106670</wp:posOffset>
              </wp:positionV>
              <wp:extent cx="3476625" cy="215606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76625" cy="215606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96A7270" w14:textId="77777777" w:rsidR="00230BDB" w:rsidRPr="00020804" w:rsidRDefault="00230BDB" w:rsidP="00E04681">
                          <w:pPr>
                            <w:rPr>
                              <w:rFonts w:ascii="NJFont Medium" w:hAnsi="NJFont Medium"/>
                              <w:color w:val="FFFFFF" w:themeColor="background1"/>
                              <w:sz w:val="96"/>
                              <w:szCs w:val="96"/>
                            </w:rPr>
                          </w:pPr>
                          <w:r w:rsidRPr="00020804">
                            <w:rPr>
                              <w:rFonts w:ascii="NJFont Medium" w:hAnsi="NJFont Medium"/>
                              <w:color w:val="FFFFFF" w:themeColor="background1"/>
                              <w:sz w:val="96"/>
                              <w:szCs w:val="96"/>
                            </w:rPr>
                            <w:t>TfL</w:t>
                          </w:r>
                        </w:p>
                        <w:p w14:paraId="42752828" w14:textId="508EB7C9" w:rsidR="00230BDB" w:rsidRPr="00020804" w:rsidRDefault="00230BDB" w:rsidP="00E04681">
                          <w:pPr>
                            <w:rPr>
                              <w:rFonts w:ascii="NJFont Medium" w:hAnsi="NJFont Medium"/>
                              <w:color w:val="FFFFFF" w:themeColor="background1"/>
                              <w:sz w:val="96"/>
                              <w:szCs w:val="96"/>
                            </w:rPr>
                          </w:pPr>
                          <w:r w:rsidRPr="00020804">
                            <w:rPr>
                              <w:rFonts w:ascii="NJFont Medium" w:hAnsi="NJFont Medium"/>
                              <w:color w:val="FFFFFF" w:themeColor="background1"/>
                              <w:sz w:val="96"/>
                              <w:szCs w:val="96"/>
                            </w:rPr>
                            <w:t>Lane Rental</w:t>
                          </w:r>
                        </w:p>
                        <w:p w14:paraId="23925223" w14:textId="687251A6" w:rsidR="00230BDB" w:rsidRPr="00020804" w:rsidRDefault="00230BDB" w:rsidP="00E04681">
                          <w:pPr>
                            <w:rPr>
                              <w:rFonts w:ascii="NJFont Medium" w:hAnsi="NJFont Medium"/>
                              <w:color w:val="FFFFFF" w:themeColor="background1"/>
                              <w:sz w:val="96"/>
                              <w:szCs w:val="96"/>
                            </w:rPr>
                          </w:pPr>
                          <w:r w:rsidRPr="00020804">
                            <w:rPr>
                              <w:rFonts w:ascii="NJFont Medium" w:hAnsi="NJFont Medium"/>
                              <w:color w:val="FFFFFF" w:themeColor="background1"/>
                              <w:sz w:val="96"/>
                              <w:szCs w:val="96"/>
                            </w:rPr>
                            <w:t>Scheme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CCEEE" id="_x0000_t202" coordsize="21600,21600" o:spt="202" path="m,l,21600r21600,l21600,xe">
              <v:stroke joinstyle="miter"/>
              <v:path gradientshapeok="t" o:connecttype="rect"/>
            </v:shapetype>
            <v:shape id="Text Box 10" o:spid="_x0000_s1027" type="#_x0000_t202" style="position:absolute;margin-left:33.8pt;margin-top:402.1pt;width:273.75pt;height:169.7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" filled="f" stroked="f">
              <v:textbox>
                <w:txbxContent>
                  <w:p w14:paraId="496A7270" w14:textId="77777777" w:rsidR="00230BDB" w:rsidRPr="00020804" w:rsidRDefault="00230BDB" w:rsidP="00E04681">
                    <w:pPr>
                      <w:rPr>
                        <w:rFonts w:ascii="NJFont Medium" w:hAnsi="NJFont Medium"/>
                        <w:color w:val="FFFFFF" w:themeColor="background1"/>
                        <w:sz w:val="96"/>
                        <w:szCs w:val="96"/>
                      </w:rPr>
                    </w:pPr>
                    <w:r w:rsidRPr="00020804">
                      <w:rPr>
                        <w:rFonts w:ascii="NJFont Medium" w:hAnsi="NJFont Medium"/>
                        <w:color w:val="FFFFFF" w:themeColor="background1"/>
                        <w:sz w:val="96"/>
                        <w:szCs w:val="96"/>
                      </w:rPr>
                      <w:t>TfL</w:t>
                    </w:r>
                  </w:p>
                  <w:p w14:paraId="42752828" w14:textId="508EB7C9" w:rsidR="00230BDB" w:rsidRPr="00020804" w:rsidRDefault="00230BDB" w:rsidP="00E04681">
                    <w:pPr>
                      <w:rPr>
                        <w:rFonts w:ascii="NJFont Medium" w:hAnsi="NJFont Medium"/>
                        <w:color w:val="FFFFFF" w:themeColor="background1"/>
                        <w:sz w:val="96"/>
                        <w:szCs w:val="96"/>
                      </w:rPr>
                    </w:pPr>
                    <w:r w:rsidRPr="00020804">
                      <w:rPr>
                        <w:rFonts w:ascii="NJFont Medium" w:hAnsi="NJFont Medium"/>
                        <w:color w:val="FFFFFF" w:themeColor="background1"/>
                        <w:sz w:val="96"/>
                        <w:szCs w:val="96"/>
                      </w:rPr>
                      <w:t>Lane Rental</w:t>
                    </w:r>
                  </w:p>
                  <w:p w14:paraId="23925223" w14:textId="687251A6" w:rsidR="00230BDB" w:rsidRPr="00020804" w:rsidRDefault="00230BDB" w:rsidP="00E04681">
                    <w:pPr>
                      <w:rPr>
                        <w:rFonts w:ascii="NJFont Medium" w:hAnsi="NJFont Medium"/>
                        <w:color w:val="FFFFFF" w:themeColor="background1"/>
                        <w:sz w:val="96"/>
                        <w:szCs w:val="96"/>
                      </w:rPr>
                    </w:pPr>
                    <w:r w:rsidRPr="00020804">
                      <w:rPr>
                        <w:rFonts w:ascii="NJFont Medium" w:hAnsi="NJFont Medium"/>
                        <w:color w:val="FFFFFF" w:themeColor="background1"/>
                        <w:sz w:val="96"/>
                        <w:szCs w:val="96"/>
                      </w:rPr>
                      <w:t>Scheme</w:t>
                    </w:r>
                  </w:p>
                </w:txbxContent>
              </v:textbox>
              <w10:wrap anchorx="page" anchory="margin"/>
            </v:shape>
          </w:pict>
        </mc:Fallback>
      </mc:AlternateContent>
    </w:r>
    <w:r w:rsidRPr="00061122">
      <w:rPr>
        <w:noProof/>
        <w:lang w:eastAsia="en-GB"/>
      </w:rPr>
      <mc:AlternateContent>
        <mc:Choice Requires="wps">
          <w:drawing>
            <wp:anchor distT="0" distB="0" distL="114300" distR="114300" simplePos="0" relativeHeight="251658241" behindDoc="0" locked="0" layoutInCell="1" allowOverlap="1" wp14:anchorId="6B0583B7" wp14:editId="79FBA073">
              <wp:simplePos x="0" y="0"/>
              <wp:positionH relativeFrom="margin">
                <wp:posOffset>-292902</wp:posOffset>
              </wp:positionH>
              <wp:positionV relativeFrom="margin">
                <wp:posOffset>7359015</wp:posOffset>
              </wp:positionV>
              <wp:extent cx="4297680" cy="379730"/>
              <wp:effectExtent l="0" t="0" r="0" b="1270"/>
              <wp:wrapSquare wrapText="bothSides"/>
              <wp:docPr id="91" name="Text Box 91"/>
              <wp:cNvGraphicFramePr/>
              <a:graphic xmlns:a="http://schemas.openxmlformats.org/drawingml/2006/main">
                <a:graphicData uri="http://schemas.microsoft.com/office/word/2010/wordprocessingShape">
                  <wps:wsp>
                    <wps:cNvSpPr txBox="1"/>
                    <wps:spPr>
                      <a:xfrm>
                        <a:off x="0" y="0"/>
                        <a:ext cx="4297680" cy="37973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503944F" w14:textId="7E586192" w:rsidR="00230BDB" w:rsidRPr="00D85323" w:rsidRDefault="00230BDB" w:rsidP="00D85323">
                          <w:pPr>
                            <w:shd w:val="clear" w:color="auto" w:fill="DAEEF3" w:themeFill="accent5" w:themeFillTint="33"/>
                            <w:rPr>
                              <w:rFonts w:ascii="Johnston100 Medium" w:hAnsi="Johnston100 Medium"/>
                              <w:color w:val="8064A2" w:themeColor="accent4"/>
                              <w:sz w:val="40"/>
                              <w:szCs w:val="40"/>
                            </w:rPr>
                          </w:pPr>
                          <w:r w:rsidRPr="00D85323">
                            <w:rPr>
                              <w:rFonts w:ascii="Johnston100 Medium" w:hAnsi="Johnston100 Medium"/>
                              <w:color w:val="8064A2" w:themeColor="accent4"/>
                              <w:sz w:val="40"/>
                              <w:szCs w:val="40"/>
                            </w:rPr>
                            <w:t>Committee Funding Application:</w:t>
                          </w:r>
                        </w:p>
                        <w:p w14:paraId="255D9300" w14:textId="77777777" w:rsidR="00230BDB" w:rsidRPr="00D85323" w:rsidRDefault="00230BDB" w:rsidP="00D85323">
                          <w:pPr>
                            <w:shd w:val="clear" w:color="auto" w:fill="DAEEF3" w:themeFill="accent5" w:themeFillTint="33"/>
                            <w:jc w:val="center"/>
                            <w:rPr>
                              <w:rFonts w:ascii="Johnston100 Medium" w:hAnsi="Johnston100 Medium"/>
                              <w:color w:val="8064A2" w:themeColor="accent4"/>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583B7" id="Text Box 91" o:spid="_x0000_s1028" type="#_x0000_t202" style="position:absolute;margin-left:-23.05pt;margin-top:579.45pt;width:338.4pt;height:29.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" filled="f" stroked="f">
              <v:textbox>
                <w:txbxContent>
                  <w:p w14:paraId="7503944F" w14:textId="7E586192" w:rsidR="00230BDB" w:rsidRPr="00D85323" w:rsidRDefault="00230BDB" w:rsidP="00D85323">
                    <w:pPr>
                      <w:shd w:val="clear" w:color="auto" w:fill="DAEEF3" w:themeFill="accent5" w:themeFillTint="33"/>
                      <w:rPr>
                        <w:rFonts w:ascii="Johnston100 Medium" w:hAnsi="Johnston100 Medium"/>
                        <w:color w:val="8064A2" w:themeColor="accent4"/>
                        <w:sz w:val="40"/>
                        <w:szCs w:val="40"/>
                      </w:rPr>
                    </w:pPr>
                    <w:r w:rsidRPr="00D85323">
                      <w:rPr>
                        <w:rFonts w:ascii="Johnston100 Medium" w:hAnsi="Johnston100 Medium"/>
                        <w:color w:val="8064A2" w:themeColor="accent4"/>
                        <w:sz w:val="40"/>
                        <w:szCs w:val="40"/>
                      </w:rPr>
                      <w:t>Committee Funding Application:</w:t>
                    </w:r>
                  </w:p>
                  <w:p w14:paraId="255D9300" w14:textId="77777777" w:rsidR="00230BDB" w:rsidRPr="00D85323" w:rsidRDefault="00230BDB" w:rsidP="00D85323">
                    <w:pPr>
                      <w:shd w:val="clear" w:color="auto" w:fill="DAEEF3" w:themeFill="accent5" w:themeFillTint="33"/>
                      <w:jc w:val="center"/>
                      <w:rPr>
                        <w:rFonts w:ascii="Johnston100 Medium" w:hAnsi="Johnston100 Medium"/>
                        <w:color w:val="8064A2" w:themeColor="accent4"/>
                        <w:sz w:val="40"/>
                        <w:szCs w:val="40"/>
                      </w:rPr>
                    </w:pPr>
                  </w:p>
                </w:txbxContent>
              </v:textbox>
              <w10:wrap type="square" anchorx="margin" anchory="margin"/>
            </v:shape>
          </w:pict>
        </mc:Fallback>
      </mc:AlternateContent>
    </w:r>
  </w:p>
  <w:p w14:paraId="3D427760" w14:textId="0BE6D364" w:rsidR="00230BDB" w:rsidRDefault="00230BDB">
    <w:pPr>
      <w:pStyle w:val="Footer"/>
    </w:pPr>
    <w:r w:rsidRPr="006E18EF">
      <w:rPr>
        <w:noProof/>
      </w:rPr>
      <mc:AlternateContent>
        <mc:Choice Requires="wps">
          <w:drawing>
            <wp:anchor distT="0" distB="0" distL="114300" distR="114300" simplePos="0" relativeHeight="251658251" behindDoc="0" locked="0" layoutInCell="1" allowOverlap="1" wp14:anchorId="41E1A05C" wp14:editId="1848E463">
              <wp:simplePos x="0" y="0"/>
              <wp:positionH relativeFrom="margin">
                <wp:posOffset>4914900</wp:posOffset>
              </wp:positionH>
              <wp:positionV relativeFrom="margin">
                <wp:posOffset>9361805</wp:posOffset>
              </wp:positionV>
              <wp:extent cx="1490345" cy="200660"/>
              <wp:effectExtent l="0" t="0" r="0" b="8890"/>
              <wp:wrapSquare wrapText="bothSides"/>
              <wp:docPr id="78" name="Text Box 78"/>
              <wp:cNvGraphicFramePr/>
              <a:graphic xmlns:a="http://schemas.openxmlformats.org/drawingml/2006/main">
                <a:graphicData uri="http://schemas.microsoft.com/office/word/2010/wordprocessingShape">
                  <wps:wsp>
                    <wps:cNvSpPr txBox="1"/>
                    <wps:spPr>
                      <a:xfrm>
                        <a:off x="0" y="0"/>
                        <a:ext cx="1490345" cy="200660"/>
                      </a:xfrm>
                      <a:prstGeom prst="rect">
                        <a:avLst/>
                      </a:prstGeom>
                      <a:noFill/>
                      <a:ln>
                        <a:noFill/>
                      </a:ln>
                      <a:effectLst/>
                      <a:extLst>
                        <a:ext uri="{C572A759-6A51-4108-AA02-DFA0A04FC94B}">
                          <ma14:wrappingTextBoxFlag xmlns:a16="http://schemas.microsoft.com/office/drawing/2014/main"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D9C89F9" w14:textId="77777777" w:rsidR="00230BDB" w:rsidRPr="00D85323" w:rsidRDefault="00230BDB" w:rsidP="006E18EF">
                          <w:pPr>
                            <w:jc w:val="center"/>
                            <w:rPr>
                              <w:rFonts w:ascii="Johnston100 Medium" w:hAnsi="Johnston100 Medium"/>
                              <w:color w:val="FFFFFF" w:themeColor="background1"/>
                              <w:sz w:val="16"/>
                              <w:szCs w:val="16"/>
                            </w:rPr>
                          </w:pPr>
                          <w:r w:rsidRPr="00D85323">
                            <w:rPr>
                              <w:rFonts w:ascii="Johnston100 Medium" w:hAnsi="Johnston100 Medium"/>
                              <w:color w:val="FFFFFF" w:themeColor="background1"/>
                              <w:sz w:val="16"/>
                              <w:szCs w:val="16"/>
                            </w:rPr>
                            <w:t>EVERY JOURNEY MATTERS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1A05C" id="Text Box 78" o:spid="_x0000_s1029" type="#_x0000_t202" style="position:absolute;margin-left:387pt;margin-top:737.15pt;width:117.35pt;height:15.8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" filled="f" stroked="f">
              <v:textbox>
                <w:txbxContent>
                  <w:p w14:paraId="1D9C89F9" w14:textId="77777777" w:rsidR="00230BDB" w:rsidRPr="00D85323" w:rsidRDefault="00230BDB" w:rsidP="006E18EF">
                    <w:pPr>
                      <w:jc w:val="center"/>
                      <w:rPr>
                        <w:rFonts w:ascii="Johnston100 Medium" w:hAnsi="Johnston100 Medium"/>
                        <w:color w:val="FFFFFF" w:themeColor="background1"/>
                        <w:sz w:val="16"/>
                        <w:szCs w:val="16"/>
                      </w:rPr>
                    </w:pPr>
                    <w:r w:rsidRPr="00D85323">
                      <w:rPr>
                        <w:rFonts w:ascii="Johnston100 Medium" w:hAnsi="Johnston100 Medium"/>
                        <w:color w:val="FFFFFF" w:themeColor="background1"/>
                        <w:sz w:val="16"/>
                        <w:szCs w:val="16"/>
                      </w:rPr>
                      <w:t>EVERY JOURNEY MATTERS</w:t>
                    </w:r>
                  </w:p>
                </w:txbxContent>
              </v:textbox>
              <w10:wrap type="square" anchorx="margin" anchory="margin"/>
            </v:shape>
          </w:pict>
        </mc:Fallback>
      </mc:AlternateContent>
    </w:r>
    <w:r w:rsidRPr="006E18EF">
      <w:rPr>
        <w:noProof/>
      </w:rPr>
      <mc:AlternateContent>
        <mc:Choice Requires="wps">
          <w:drawing>
            <wp:anchor distT="0" distB="0" distL="114300" distR="114300" simplePos="0" relativeHeight="251658252" behindDoc="0" locked="0" layoutInCell="1" allowOverlap="1" wp14:anchorId="1761BA50" wp14:editId="38B52493">
              <wp:simplePos x="0" y="0"/>
              <wp:positionH relativeFrom="column">
                <wp:posOffset>5014595</wp:posOffset>
              </wp:positionH>
              <wp:positionV relativeFrom="paragraph">
                <wp:posOffset>17145</wp:posOffset>
              </wp:positionV>
              <wp:extent cx="1287145" cy="0"/>
              <wp:effectExtent l="38100" t="38100" r="65405" b="95250"/>
              <wp:wrapNone/>
              <wp:docPr id="79" name="Straight Connector 79"/>
              <wp:cNvGraphicFramePr/>
              <a:graphic xmlns:a="http://schemas.openxmlformats.org/drawingml/2006/main">
                <a:graphicData uri="http://schemas.microsoft.com/office/word/2010/wordprocessingShape">
                  <wps:wsp>
                    <wps:cNvCnPr/>
                    <wps:spPr>
                      <a:xfrm>
                        <a:off x="0" y="0"/>
                        <a:ext cx="1287145" cy="0"/>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988A15" id="Straight Connector 79" o:spid="_x0000_s1026" style="position:absolute;z-index:251658252;visibility:visible;mso-wrap-style:square;mso-wrap-distance-left:9pt;mso-wrap-distance-top:0;mso-wrap-distance-right:9pt;mso-wrap-distance-bottom:0;mso-position-horizontal:absolute;mso-position-horizontal-relative:text;mso-position-vertical:absolute;mso-position-vertical-relative:text" from="394.85pt,1.35pt" to="496.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" strokecolor="white [3212]" strokeweight="2pt">
              <v:shadow on="t" color="black" opacity="24903f" origin=",.5" offset="0,.55556mm"/>
            </v:line>
          </w:pict>
        </mc:Fallback>
      </mc:AlternateContent>
    </w:r>
    <w:r w:rsidRPr="006E18EF">
      <w:rPr>
        <w:noProof/>
      </w:rPr>
      <w:drawing>
        <wp:anchor distT="0" distB="0" distL="114300" distR="114300" simplePos="0" relativeHeight="251658242" behindDoc="0" locked="0" layoutInCell="1" allowOverlap="1" wp14:anchorId="7549B769" wp14:editId="26094F31">
          <wp:simplePos x="0" y="0"/>
          <wp:positionH relativeFrom="column">
            <wp:posOffset>4108383</wp:posOffset>
          </wp:positionH>
          <wp:positionV relativeFrom="paragraph">
            <wp:posOffset>-534837</wp:posOffset>
          </wp:positionV>
          <wp:extent cx="2194560" cy="644525"/>
          <wp:effectExtent l="0" t="0" r="0" b="3175"/>
          <wp:wrapNone/>
          <wp:docPr id="72" name="Picture 2">
            <a:extLst xmlns:a="http://schemas.openxmlformats.org/drawingml/2006/main">
              <a:ext uri="{FF2B5EF4-FFF2-40B4-BE49-F238E27FC236}">
                <a16:creationId xmlns:a16="http://schemas.microsoft.com/office/drawing/2014/main" id="{E26697C7-4DAA-47B4-B467-4651B24DB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E26697C7-4DAA-47B4-B467-4651B24DBEB4}"/>
                      </a:ext>
                    </a:extLst>
                  </pic:cNvPr>
                  <pic:cNvPicPr>
                    <a:picLocks noChangeAspect="1" noChangeArrowheads="1"/>
                  </pic:cNvPicPr>
                </pic:nvPicPr>
                <pic:blipFill>
                  <a:blip r:embed="rId1">
                    <a:alphaModFix/>
                    <a:biLevel thresh="25000"/>
                    <a:extLst>
                      <a:ext uri="{BEBA8EAE-BF5A-486C-A8C5-ECC9F3942E4B}">
                        <a14:imgProps xmlns:a14="http://schemas.microsoft.com/office/drawing/2010/main">
                          <a14:imgLayer r:embed="rId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94560" cy="6445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58249" behindDoc="0" locked="0" layoutInCell="1" allowOverlap="1" wp14:anchorId="36C873F4" wp14:editId="17CAA91B">
              <wp:simplePos x="0" y="0"/>
              <wp:positionH relativeFrom="column">
                <wp:posOffset>-245892</wp:posOffset>
              </wp:positionH>
              <wp:positionV relativeFrom="paragraph">
                <wp:posOffset>23739</wp:posOffset>
              </wp:positionV>
              <wp:extent cx="4042117" cy="393896"/>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4042117" cy="393896"/>
                      </a:xfrm>
                      <a:prstGeom prst="rect">
                        <a:avLst/>
                      </a:prstGeom>
                      <a:noFill/>
                      <a:ln w="6350">
                        <a:noFill/>
                      </a:ln>
                    </wps:spPr>
                    <wps:txbx>
                      <w:txbxContent>
                        <w:p w14:paraId="22BF3482" w14:textId="0044A87B" w:rsidR="00230BDB" w:rsidRDefault="00230BDB">
                          <w:pPr>
                            <w:rPr>
                              <w:color w:val="FFFFFF" w:themeColor="background1"/>
                              <w:sz w:val="18"/>
                              <w:szCs w:val="18"/>
                            </w:rPr>
                          </w:pPr>
                          <w:r>
                            <w:rPr>
                              <w:color w:val="FFFFFF" w:themeColor="background1"/>
                              <w:sz w:val="18"/>
                              <w:szCs w:val="18"/>
                            </w:rPr>
                            <w:tab/>
                          </w:r>
                          <w:r>
                            <w:rPr>
                              <w:color w:val="FFFFFF" w:themeColor="background1"/>
                              <w:sz w:val="18"/>
                              <w:szCs w:val="18"/>
                            </w:rPr>
                            <w:tab/>
                          </w:r>
                          <w:r>
                            <w:rPr>
                              <w:color w:val="FFFFFF" w:themeColor="background1"/>
                              <w:sz w:val="18"/>
                              <w:szCs w:val="18"/>
                            </w:rPr>
                            <w:tab/>
                          </w:r>
                        </w:p>
                        <w:p w14:paraId="2A8186F8" w14:textId="1C4E3732" w:rsidR="00230BDB" w:rsidRPr="001E7716" w:rsidRDefault="00230BDB">
                          <w:pPr>
                            <w:rPr>
                              <w:color w:val="FFFFFF" w:themeColor="background1"/>
                              <w:sz w:val="18"/>
                              <w:szCs w:val="18"/>
                            </w:rPr>
                          </w:pPr>
                          <w:r w:rsidRPr="001E7716">
                            <w:rPr>
                              <w:color w:val="FFFFFF" w:themeColor="background1"/>
                              <w:sz w:val="18"/>
                              <w:szCs w:val="18"/>
                            </w:rPr>
                            <w:t>TfL.gov.uk/lanerental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873F4" id="Text Box 6" o:spid="_x0000_s1030" type="#_x0000_t202" style="position:absolute;margin-left:-19.35pt;margin-top:1.85pt;width:318.3pt;height:3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" filled="f" stroked="f" strokeweight=".5pt">
              <v:textbox>
                <w:txbxContent>
                  <w:p w14:paraId="22BF3482" w14:textId="0044A87B" w:rsidR="00230BDB" w:rsidRDefault="00230BDB">
                    <w:pPr>
                      <w:rPr>
                        <w:color w:val="FFFFFF" w:themeColor="background1"/>
                        <w:sz w:val="18"/>
                        <w:szCs w:val="18"/>
                      </w:rPr>
                    </w:pPr>
                    <w:r>
                      <w:rPr>
                        <w:color w:val="FFFFFF" w:themeColor="background1"/>
                        <w:sz w:val="18"/>
                        <w:szCs w:val="18"/>
                      </w:rPr>
                      <w:tab/>
                    </w:r>
                    <w:r>
                      <w:rPr>
                        <w:color w:val="FFFFFF" w:themeColor="background1"/>
                        <w:sz w:val="18"/>
                        <w:szCs w:val="18"/>
                      </w:rPr>
                      <w:tab/>
                    </w:r>
                    <w:r>
                      <w:rPr>
                        <w:color w:val="FFFFFF" w:themeColor="background1"/>
                        <w:sz w:val="18"/>
                        <w:szCs w:val="18"/>
                      </w:rPr>
                      <w:tab/>
                    </w:r>
                  </w:p>
                  <w:p w14:paraId="2A8186F8" w14:textId="1C4E3732" w:rsidR="00230BDB" w:rsidRPr="001E7716" w:rsidRDefault="00230BDB">
                    <w:pPr>
                      <w:rPr>
                        <w:color w:val="FFFFFF" w:themeColor="background1"/>
                        <w:sz w:val="18"/>
                        <w:szCs w:val="18"/>
                      </w:rPr>
                    </w:pPr>
                    <w:r w:rsidRPr="001E7716">
                      <w:rPr>
                        <w:color w:val="FFFFFF" w:themeColor="background1"/>
                        <w:sz w:val="18"/>
                        <w:szCs w:val="18"/>
                      </w:rPr>
                      <w:t>TfL.gov.uk/lanerental</w:t>
                    </w:r>
                  </w:p>
                </w:txbxContent>
              </v:textbox>
            </v:shape>
          </w:pict>
        </mc:Fallback>
      </mc:AlternateContent>
    </w:r>
    <w:r>
      <w:rPr>
        <w:noProof/>
        <w:lang w:eastAsia="en-GB"/>
      </w:rPr>
      <w:drawing>
        <wp:anchor distT="0" distB="0" distL="114300" distR="114300" simplePos="0" relativeHeight="251658243" behindDoc="1" locked="0" layoutInCell="1" allowOverlap="1" wp14:anchorId="6481E83E" wp14:editId="54C625B5">
          <wp:simplePos x="0" y="0"/>
          <wp:positionH relativeFrom="page">
            <wp:posOffset>0</wp:posOffset>
          </wp:positionH>
          <wp:positionV relativeFrom="page">
            <wp:posOffset>10789773</wp:posOffset>
          </wp:positionV>
          <wp:extent cx="7559309" cy="10692765"/>
          <wp:effectExtent l="0" t="0" r="0" b="0"/>
          <wp:wrapThrough wrapText="bothSides">
            <wp:wrapPolygon edited="0">
              <wp:start x="19760" y="17317"/>
              <wp:lineTo x="19433" y="17779"/>
              <wp:lineTo x="19325" y="17971"/>
              <wp:lineTo x="16222" y="18279"/>
              <wp:lineTo x="15405" y="18394"/>
              <wp:lineTo x="15405" y="19241"/>
              <wp:lineTo x="5498" y="19549"/>
              <wp:lineTo x="1306" y="19703"/>
              <wp:lineTo x="1306" y="19857"/>
              <wp:lineTo x="925" y="20165"/>
              <wp:lineTo x="871" y="20396"/>
              <wp:lineTo x="1742" y="20934"/>
              <wp:lineTo x="20577" y="20934"/>
              <wp:lineTo x="20794" y="20434"/>
              <wp:lineTo x="20577" y="19857"/>
              <wp:lineTo x="20685" y="19241"/>
              <wp:lineTo x="20522" y="18010"/>
              <wp:lineTo x="19978" y="17317"/>
              <wp:lineTo x="19760" y="17317"/>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inside spread overground.png"/>
                  <pic:cNvPicPr/>
                </pic:nvPicPr>
                <pic:blipFill>
                  <a:blip r:embed="rId3">
                    <a:extLst>
                      <a:ext uri="{28A0092B-C50C-407E-A947-70E740481C1C}">
                        <a14:useLocalDpi xmlns:a14="http://schemas.microsoft.com/office/drawing/2010/main" val="0"/>
                      </a:ext>
                    </a:extLst>
                  </a:blip>
                  <a:stretch>
                    <a:fillRect/>
                  </a:stretch>
                </pic:blipFill>
                <pic:spPr>
                  <a:xfrm>
                    <a:off x="0" y="0"/>
                    <a:ext cx="7559309" cy="10692765"/>
                  </a:xfrm>
                  <a:prstGeom prst="rect">
                    <a:avLst/>
                  </a:prstGeom>
                </pic:spPr>
              </pic:pic>
            </a:graphicData>
          </a:graphic>
          <wp14:sizeRelH relativeFrom="page">
            <wp14:pctWidth>0</wp14:pctWidth>
          </wp14:sizeRelH>
          <wp14:sizeRelV relativeFrom="page">
            <wp14:pctHeight>0</wp14:pctHeight>
          </wp14:sizeRelV>
        </wp:anchor>
      </w:drawing>
    </w:r>
    <w:r w:rsidRPr="00A9070B">
      <w:rPr>
        <w:noProof/>
      </w:rPr>
      <w:drawing>
        <wp:anchor distT="0" distB="0" distL="114300" distR="114300" simplePos="0" relativeHeight="251658250" behindDoc="0" locked="0" layoutInCell="1" allowOverlap="1" wp14:anchorId="18ADA89E" wp14:editId="50A173BC">
          <wp:simplePos x="0" y="0"/>
          <wp:positionH relativeFrom="column">
            <wp:posOffset>-295486</wp:posOffset>
          </wp:positionH>
          <wp:positionV relativeFrom="paragraph">
            <wp:posOffset>3937846</wp:posOffset>
          </wp:positionV>
          <wp:extent cx="2676376" cy="859611"/>
          <wp:effectExtent l="0" t="0" r="0" b="0"/>
          <wp:wrapNone/>
          <wp:docPr id="74" name="Picture 4">
            <a:extLst xmlns:a="http://schemas.openxmlformats.org/drawingml/2006/main">
              <a:ext uri="{FF2B5EF4-FFF2-40B4-BE49-F238E27FC236}">
                <a16:creationId xmlns:a16="http://schemas.microsoft.com/office/drawing/2014/main" id="{59ED48BB-8EFE-4A92-A742-847990228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ED48BB-8EFE-4A92-A742-8479902286B5}"/>
                      </a:ext>
                    </a:extLst>
                  </pic:cNvPr>
                  <pic:cNvPicPr>
                    <a:picLocks noChangeAspect="1"/>
                  </pic:cNvPicPr>
                </pic:nvPicPr>
                <pic:blipFill>
                  <a:blip r:embed="rId4">
                    <a:duotone>
                      <a:prstClr val="black"/>
                      <a:schemeClr val="tx2">
                        <a:tint val="45000"/>
                        <a:satMod val="400000"/>
                      </a:schemeClr>
                    </a:duotone>
                  </a:blip>
                  <a:stretch>
                    <a:fillRect/>
                  </a:stretch>
                </pic:blipFill>
                <pic:spPr>
                  <a:xfrm>
                    <a:off x="0" y="0"/>
                    <a:ext cx="2676376" cy="859611"/>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62E5D" w14:textId="5FCD99D5" w:rsidR="00230BDB" w:rsidRPr="005D66C3" w:rsidRDefault="00230BDB" w:rsidP="00AB63FA">
    <w:pPr>
      <w:pStyle w:val="Footer"/>
      <w:tabs>
        <w:tab w:val="clear" w:pos="4320"/>
        <w:tab w:val="clear" w:pos="8640"/>
        <w:tab w:val="left" w:pos="7344"/>
        <w:tab w:val="right" w:pos="7513"/>
      </w:tabs>
      <w:rPr>
        <w:rFonts w:ascii="Johnston100 Light" w:hAnsi="Johnston100 Light"/>
        <w:sz w:val="18"/>
        <w:szCs w:val="18"/>
      </w:rPr>
    </w:pPr>
    <w:r>
      <w:rPr>
        <w:rFonts w:ascii="Johnston100 Light" w:hAnsi="Johnston100 Light"/>
        <w:sz w:val="18"/>
        <w:szCs w:val="18"/>
      </w:rPr>
      <w:t>TfL.gov.uk/lanerental</w:t>
    </w:r>
    <w:r>
      <w:rPr>
        <w:rFonts w:ascii="Johnston100 Light" w:hAnsi="Johnston100 Light"/>
        <w:sz w:val="18"/>
        <w:szCs w:val="18"/>
      </w:rPr>
      <w:tab/>
      <w:t xml:space="preserve">         </w:t>
    </w:r>
    <w:r>
      <w:rPr>
        <w:rFonts w:ascii="Johnston100 Light" w:hAnsi="Johnston100 Light"/>
        <w:sz w:val="18"/>
        <w:szCs w:val="18"/>
      </w:rPr>
      <w:tab/>
    </w:r>
    <w:r>
      <w:rPr>
        <w:rFonts w:ascii="Johnston100 Light" w:hAnsi="Johnston100 Light"/>
        <w:sz w:val="18"/>
        <w:szCs w:val="18"/>
      </w:rPr>
      <w:tab/>
    </w:r>
    <w:r w:rsidRPr="005D66C3">
      <w:rPr>
        <w:rFonts w:ascii="Johnston100 Light" w:hAnsi="Johnston100 Light"/>
        <w:sz w:val="18"/>
        <w:szCs w:val="18"/>
      </w:rPr>
      <w:t>Transport for London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08D2D" w14:textId="12481610" w:rsidR="00230BDB" w:rsidRDefault="00230BDB" w:rsidP="00695221">
    <w:pPr>
      <w:pStyle w:val="Footer"/>
      <w:tabs>
        <w:tab w:val="clear" w:pos="4320"/>
        <w:tab w:val="clear" w:pos="8640"/>
        <w:tab w:val="left" w:pos="87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7C8BA" w14:textId="77777777" w:rsidR="00C041A3" w:rsidRDefault="00C041A3" w:rsidP="00D31D45">
      <w:r>
        <w:separator/>
      </w:r>
    </w:p>
  </w:footnote>
  <w:footnote w:type="continuationSeparator" w:id="0">
    <w:p w14:paraId="6A628DA9" w14:textId="77777777" w:rsidR="00C041A3" w:rsidRDefault="00C041A3" w:rsidP="00D31D45">
      <w:r>
        <w:continuationSeparator/>
      </w:r>
    </w:p>
  </w:footnote>
  <w:footnote w:type="continuationNotice" w:id="1">
    <w:p w14:paraId="21214631" w14:textId="77777777" w:rsidR="00C041A3" w:rsidRDefault="00C041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3023D" w14:textId="77777777" w:rsidR="000E7D8E" w:rsidRDefault="000E7D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0C36B" w14:textId="77777777" w:rsidR="00230BDB" w:rsidRDefault="00230BDB" w:rsidP="00E71D77">
    <w:pPr>
      <w:pStyle w:val="Header"/>
      <w:tabs>
        <w:tab w:val="left" w:pos="2835"/>
      </w:tabs>
      <w:rPr>
        <w:ins w:id="0" w:author="{2cf06358-5608-4e31-bfab-f049fb09ce49}" w:date="2022-06-27T17:27:00Z"/>
      </w:rPr>
    </w:pPr>
  </w:p>
  <w:p w14:paraId="24DCC791" w14:textId="77777777" w:rsidR="00230BDB" w:rsidRDefault="00230BDB" w:rsidP="00E71D77">
    <w:pPr>
      <w:pStyle w:val="Header"/>
      <w:tabs>
        <w:tab w:val="left" w:pos="2835"/>
      </w:tabs>
      <w:rPr>
        <w:ins w:id="1" w:author="{2cf06358-5608-4e31-bfab-f049fb09ce49}" w:date="2022-06-27T17:27:00Z"/>
      </w:rPr>
    </w:pPr>
  </w:p>
  <w:p w14:paraId="7B0214C7" w14:textId="5E51767C" w:rsidR="00230BDB" w:rsidRDefault="00230BDB" w:rsidP="00E71D77">
    <w:pPr>
      <w:pStyle w:val="Header"/>
      <w:tabs>
        <w:tab w:val="left" w:pos="2835"/>
      </w:tabs>
    </w:pPr>
    <w:r>
      <w:rPr>
        <w:noProof/>
        <w:lang w:eastAsia="en-GB"/>
      </w:rPr>
      <w:drawing>
        <wp:anchor distT="0" distB="0" distL="114300" distR="114300" simplePos="0" relativeHeight="251658248" behindDoc="1" locked="0" layoutInCell="1" allowOverlap="1" wp14:anchorId="47DCA92B" wp14:editId="4A09732B">
          <wp:simplePos x="0" y="0"/>
          <wp:positionH relativeFrom="page">
            <wp:posOffset>0</wp:posOffset>
          </wp:positionH>
          <wp:positionV relativeFrom="page">
            <wp:posOffset>0</wp:posOffset>
          </wp:positionV>
          <wp:extent cx="7559675" cy="10692765"/>
          <wp:effectExtent l="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back page overground.pn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276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7" behindDoc="1" locked="0" layoutInCell="1" allowOverlap="1" wp14:anchorId="7583524B" wp14:editId="679409C4">
          <wp:simplePos x="0" y="0"/>
          <wp:positionH relativeFrom="page">
            <wp:posOffset>0</wp:posOffset>
          </wp:positionH>
          <wp:positionV relativeFrom="page">
            <wp:posOffset>0</wp:posOffset>
          </wp:positionV>
          <wp:extent cx="7559675" cy="1069276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inside spread overground.png"/>
                  <pic:cNvPicPr/>
                </pic:nvPicPr>
                <pic:blipFill>
                  <a:blip r:embed="rId2">
                    <a:extLst>
                      <a:ext uri="{28A0092B-C50C-407E-A947-70E740481C1C}">
                        <a14:useLocalDpi xmlns:a14="http://schemas.microsoft.com/office/drawing/2010/main" val="0"/>
                      </a:ext>
                    </a:extLst>
                  </a:blip>
                  <a:stretch>
                    <a:fillRect/>
                  </a:stretch>
                </pic:blipFill>
                <pic:spPr>
                  <a:xfrm>
                    <a:off x="0" y="0"/>
                    <a:ext cx="7559675" cy="1069276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31E2" w14:textId="333ED6EA" w:rsidR="00230BDB" w:rsidRDefault="00230BDB" w:rsidP="00863AC8">
    <w:pPr>
      <w:pStyle w:val="Header"/>
      <w:tabs>
        <w:tab w:val="left" w:pos="709"/>
      </w:tabs>
    </w:pPr>
    <w:r w:rsidRPr="00E5082C">
      <w:rPr>
        <w:noProof/>
      </w:rPr>
      <w:drawing>
        <wp:anchor distT="0" distB="0" distL="114300" distR="114300" simplePos="0" relativeHeight="251658254" behindDoc="1" locked="0" layoutInCell="1" allowOverlap="1" wp14:anchorId="0CC7937F" wp14:editId="4DC9AAB9">
          <wp:simplePos x="0" y="0"/>
          <wp:positionH relativeFrom="column">
            <wp:posOffset>-720090</wp:posOffset>
          </wp:positionH>
          <wp:positionV relativeFrom="paragraph">
            <wp:posOffset>-462280</wp:posOffset>
          </wp:positionV>
          <wp:extent cx="7538568" cy="6421967"/>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51508" cy="6432990"/>
                  </a:xfrm>
                  <a:prstGeom prst="rect">
                    <a:avLst/>
                  </a:prstGeom>
                </pic:spPr>
              </pic:pic>
            </a:graphicData>
          </a:graphic>
          <wp14:sizeRelH relativeFrom="page">
            <wp14:pctWidth>0</wp14:pctWidth>
          </wp14:sizeRelH>
          <wp14:sizeRelV relativeFrom="page">
            <wp14:pctHeight>0</wp14:pctHeight>
          </wp14:sizeRelV>
        </wp:anchor>
      </w:drawing>
    </w:r>
    <w:r w:rsidRPr="00020804">
      <w:rPr>
        <w:noProof/>
      </w:rPr>
      <w:drawing>
        <wp:anchor distT="0" distB="0" distL="114300" distR="114300" simplePos="0" relativeHeight="251658240" behindDoc="1" locked="0" layoutInCell="1" allowOverlap="1" wp14:anchorId="487018EC" wp14:editId="4935AD39">
          <wp:simplePos x="0" y="0"/>
          <wp:positionH relativeFrom="column">
            <wp:posOffset>-841141</wp:posOffset>
          </wp:positionH>
          <wp:positionV relativeFrom="paragraph">
            <wp:posOffset>-551214</wp:posOffset>
          </wp:positionV>
          <wp:extent cx="7680692" cy="11307689"/>
          <wp:effectExtent l="0" t="0" r="0" b="825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680692" cy="11307689"/>
                  </a:xfrm>
                  <a:prstGeom prst="rect">
                    <a:avLst/>
                  </a:prstGeom>
                </pic:spPr>
              </pic:pic>
            </a:graphicData>
          </a:graphic>
          <wp14:sizeRelH relativeFrom="page">
            <wp14:pctWidth>0</wp14:pctWidth>
          </wp14:sizeRelH>
          <wp14:sizeRelV relativeFrom="page">
            <wp14:pctHeight>0</wp14:pctHeight>
          </wp14:sizeRelV>
        </wp:anchor>
      </w:drawing>
    </w:r>
    <w:r w:rsidRPr="00061122">
      <w:rPr>
        <w:noProof/>
        <w:lang w:eastAsia="en-GB"/>
      </w:rPr>
      <mc:AlternateContent>
        <mc:Choice Requires="wps">
          <w:drawing>
            <wp:anchor distT="0" distB="0" distL="114300" distR="114300" simplePos="0" relativeHeight="251658244" behindDoc="0" locked="0" layoutInCell="1" allowOverlap="1" wp14:anchorId="5C57A01B" wp14:editId="04620C5F">
              <wp:simplePos x="0" y="0"/>
              <wp:positionH relativeFrom="margin">
                <wp:posOffset>-4369223</wp:posOffset>
              </wp:positionH>
              <wp:positionV relativeFrom="margin">
                <wp:posOffset>3674110</wp:posOffset>
              </wp:positionV>
              <wp:extent cx="2694940" cy="381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4940" cy="381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7EADFEF" w14:textId="77777777" w:rsidR="00230BDB" w:rsidRPr="00E16224" w:rsidRDefault="00230BDB" w:rsidP="00526C00">
                          <w:pPr>
                            <w:rPr>
                              <w:rFonts w:ascii="Johnston100 Medium" w:hAnsi="Johnston100 Medium"/>
                              <w:color w:val="FFFFFF" w:themeColor="background1"/>
                              <w:sz w:val="40"/>
                              <w:szCs w:val="40"/>
                            </w:rPr>
                          </w:pPr>
                          <w:r w:rsidRPr="00E16224">
                            <w:rPr>
                              <w:rFonts w:ascii="Johnston100 Medium" w:hAnsi="Johnston100 Medium"/>
                              <w:color w:val="FFFFFF" w:themeColor="background1"/>
                              <w:sz w:val="40"/>
                              <w:szCs w:val="40"/>
                            </w:rPr>
                            <w:t>Industry Publication:</w:t>
                          </w:r>
                        </w:p>
                        <w:p w14:paraId="489D99F5" w14:textId="77777777" w:rsidR="00230BDB" w:rsidRPr="00E16224" w:rsidRDefault="00230BDB" w:rsidP="00526C00">
                          <w:pPr>
                            <w:jc w:val="center"/>
                            <w:rPr>
                              <w:rFonts w:ascii="Johnston100 Medium" w:hAnsi="Johnston100 Medium"/>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7A01B" id="_x0000_t202" coordsize="21600,21600" o:spt="202" path="m,l,21600r21600,l21600,xe">
              <v:stroke joinstyle="miter"/>
              <v:path gradientshapeok="t" o:connecttype="rect"/>
            </v:shapetype>
            <v:shape id="Text Box 11" o:spid="_x0000_s1026" type="#_x0000_t202" style="position:absolute;margin-left:-344.05pt;margin-top:289.3pt;width:212.2pt;height:30.0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" filled="f" stroked="f">
              <v:textbox>
                <w:txbxContent>
                  <w:p w14:paraId="37EADFEF" w14:textId="77777777" w:rsidR="00230BDB" w:rsidRPr="00E16224" w:rsidRDefault="00230BDB" w:rsidP="00526C00">
                    <w:pPr>
                      <w:rPr>
                        <w:rFonts w:ascii="Johnston100 Medium" w:hAnsi="Johnston100 Medium"/>
                        <w:color w:val="FFFFFF" w:themeColor="background1"/>
                        <w:sz w:val="40"/>
                        <w:szCs w:val="40"/>
                      </w:rPr>
                    </w:pPr>
                    <w:r w:rsidRPr="00E16224">
                      <w:rPr>
                        <w:rFonts w:ascii="Johnston100 Medium" w:hAnsi="Johnston100 Medium"/>
                        <w:color w:val="FFFFFF" w:themeColor="background1"/>
                        <w:sz w:val="40"/>
                        <w:szCs w:val="40"/>
                      </w:rPr>
                      <w:t>Industry Publication:</w:t>
                    </w:r>
                  </w:p>
                  <w:p w14:paraId="489D99F5" w14:textId="77777777" w:rsidR="00230BDB" w:rsidRPr="00E16224" w:rsidRDefault="00230BDB" w:rsidP="00526C00">
                    <w:pPr>
                      <w:jc w:val="center"/>
                      <w:rPr>
                        <w:rFonts w:ascii="Johnston100 Medium" w:hAnsi="Johnston100 Medium"/>
                        <w:color w:val="FFFFFF" w:themeColor="background1"/>
                        <w:sz w:val="40"/>
                        <w:szCs w:val="40"/>
                      </w:rPr>
                    </w:pPr>
                  </w:p>
                </w:txbxContent>
              </v:textbox>
              <w10:wrap type="square"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6590" w14:textId="7AB895CA" w:rsidR="00230BDB" w:rsidRDefault="00230BDB" w:rsidP="00B635D1">
    <w:pPr>
      <w:pStyle w:val="Header"/>
      <w:tabs>
        <w:tab w:val="clear" w:pos="4320"/>
        <w:tab w:val="clear" w:pos="8640"/>
        <w:tab w:val="left" w:pos="1490"/>
        <w:tab w:val="left" w:pos="7088"/>
      </w:tabs>
      <w:rPr>
        <w:rFonts w:ascii="Johnston100 Light" w:hAnsi="Johnston100 Light"/>
        <w:sz w:val="18"/>
        <w:szCs w:val="18"/>
      </w:rPr>
    </w:pPr>
    <w:r w:rsidRPr="00AE36EE">
      <w:rPr>
        <w:rFonts w:ascii="Johnston100 Light" w:hAnsi="Johnston100 Light"/>
        <w:sz w:val="18"/>
        <w:szCs w:val="18"/>
      </w:rPr>
      <w:t>Lane Rental Governance Committee</w:t>
    </w:r>
    <w:r>
      <w:rPr>
        <w:rFonts w:ascii="Johnston100 Light" w:hAnsi="Johnston100 Light"/>
        <w:sz w:val="18"/>
        <w:szCs w:val="18"/>
      </w:rPr>
      <w:t xml:space="preserve"> Funding Application 2022</w:t>
    </w:r>
    <w:r>
      <w:rPr>
        <w:rFonts w:ascii="Johnston100 Light" w:hAnsi="Johnston100 Light"/>
        <w:sz w:val="18"/>
        <w:szCs w:val="18"/>
      </w:rPr>
      <w:tab/>
      <w:t xml:space="preserve">                  lanerentalfunding@tfl.gov.uk</w:t>
    </w:r>
  </w:p>
  <w:p w14:paraId="0E8422CB" w14:textId="78025B98" w:rsidR="00230BDB" w:rsidRDefault="00230BDB" w:rsidP="00AE36EE">
    <w:pPr>
      <w:pStyle w:val="Header"/>
      <w:tabs>
        <w:tab w:val="clear" w:pos="4320"/>
        <w:tab w:val="clear" w:pos="8640"/>
        <w:tab w:val="left" w:pos="1490"/>
      </w:tabs>
      <w:rPr>
        <w:rFonts w:ascii="Johnston100 Light" w:hAnsi="Johnston100 Light"/>
        <w:color w:val="FF0000"/>
        <w:sz w:val="18"/>
        <w:szCs w:val="18"/>
      </w:rPr>
    </w:pPr>
    <w:r>
      <w:rPr>
        <w:rFonts w:ascii="Johnston100 Light" w:hAnsi="Johnston100 Light"/>
        <w:color w:val="FF0000"/>
        <w:sz w:val="18"/>
        <w:szCs w:val="18"/>
      </w:rPr>
      <w:t>*</w:t>
    </w:r>
    <w:r w:rsidRPr="006505C1">
      <w:rPr>
        <w:rFonts w:ascii="Johnston100 Light" w:hAnsi="Johnston100 Light"/>
        <w:color w:val="FF0000"/>
        <w:sz w:val="18"/>
        <w:szCs w:val="18"/>
      </w:rPr>
      <w:t xml:space="preserve">Note: Hover over sections of the form to see the associated guidance </w:t>
    </w:r>
  </w:p>
  <w:p w14:paraId="356C4273" w14:textId="77777777" w:rsidR="00230BDB" w:rsidRPr="006505C1" w:rsidRDefault="00230BDB" w:rsidP="00AE36EE">
    <w:pPr>
      <w:pStyle w:val="Header"/>
      <w:tabs>
        <w:tab w:val="clear" w:pos="4320"/>
        <w:tab w:val="clear" w:pos="8640"/>
        <w:tab w:val="left" w:pos="1490"/>
      </w:tabs>
      <w:rPr>
        <w:rFonts w:ascii="Johnston100 Light" w:hAnsi="Johnston100 Light"/>
        <w:color w:val="FF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217" w14:textId="728311BE" w:rsidR="00230BDB" w:rsidRDefault="00230BDB" w:rsidP="00E71D77">
    <w:pPr>
      <w:pStyle w:val="Header"/>
      <w:tabs>
        <w:tab w:val="left" w:pos="2835"/>
      </w:tabs>
    </w:pPr>
    <w:r w:rsidRPr="00020804">
      <w:rPr>
        <w:noProof/>
      </w:rPr>
      <w:drawing>
        <wp:anchor distT="0" distB="0" distL="114300" distR="114300" simplePos="0" relativeHeight="251658253" behindDoc="1" locked="0" layoutInCell="1" allowOverlap="1" wp14:anchorId="142953FA" wp14:editId="6D0044E8">
          <wp:simplePos x="0" y="0"/>
          <wp:positionH relativeFrom="column">
            <wp:posOffset>-769019</wp:posOffset>
          </wp:positionH>
          <wp:positionV relativeFrom="paragraph">
            <wp:posOffset>-477687</wp:posOffset>
          </wp:positionV>
          <wp:extent cx="7680692" cy="11307689"/>
          <wp:effectExtent l="0" t="0" r="0" b="8255"/>
          <wp:wrapNone/>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680692" cy="1130768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11D"/>
    <w:multiLevelType w:val="hybridMultilevel"/>
    <w:tmpl w:val="1E586A3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0C57CE2"/>
    <w:multiLevelType w:val="hybridMultilevel"/>
    <w:tmpl w:val="577E1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3D3B7F"/>
    <w:multiLevelType w:val="hybridMultilevel"/>
    <w:tmpl w:val="62A27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E4481B"/>
    <w:multiLevelType w:val="hybridMultilevel"/>
    <w:tmpl w:val="4BE0583E"/>
    <w:lvl w:ilvl="0" w:tplc="A4F4CBCA">
      <w:start w:val="1"/>
      <w:numFmt w:val="decimal"/>
      <w:lvlText w:val="%1."/>
      <w:lvlJc w:val="left"/>
      <w:pPr>
        <w:ind w:left="393" w:hanging="360"/>
      </w:pPr>
      <w:rPr>
        <w:rFonts w:cs="Times New Roman" w:hint="default"/>
        <w:b w:val="0"/>
        <w:i w:val="0"/>
        <w:iCs/>
        <w:color w:val="FFFFFF" w:themeColor="background1"/>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4" w15:restartNumberingAfterBreak="0">
    <w:nsid w:val="1FBC25FD"/>
    <w:multiLevelType w:val="hybridMultilevel"/>
    <w:tmpl w:val="0C00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5216C6"/>
    <w:multiLevelType w:val="hybridMultilevel"/>
    <w:tmpl w:val="B91C1C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99D1CED"/>
    <w:multiLevelType w:val="hybridMultilevel"/>
    <w:tmpl w:val="62A27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725F7C"/>
    <w:multiLevelType w:val="hybridMultilevel"/>
    <w:tmpl w:val="B91C1C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09745B1"/>
    <w:multiLevelType w:val="hybridMultilevel"/>
    <w:tmpl w:val="A2F0740C"/>
    <w:lvl w:ilvl="0" w:tplc="9518656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F6010DF"/>
    <w:multiLevelType w:val="hybridMultilevel"/>
    <w:tmpl w:val="FC388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BE486D"/>
    <w:multiLevelType w:val="hybridMultilevel"/>
    <w:tmpl w:val="7D50F52A"/>
    <w:lvl w:ilvl="0" w:tplc="F6E0875C">
      <w:start w:val="1"/>
      <w:numFmt w:val="lowerLetter"/>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8DA04F1"/>
    <w:multiLevelType w:val="hybridMultilevel"/>
    <w:tmpl w:val="471C657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B44680"/>
    <w:multiLevelType w:val="hybridMultilevel"/>
    <w:tmpl w:val="C8E80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53CB5A1C"/>
    <w:multiLevelType w:val="hybridMultilevel"/>
    <w:tmpl w:val="61D8F302"/>
    <w:lvl w:ilvl="0" w:tplc="9518656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3043FC"/>
    <w:multiLevelType w:val="hybridMultilevel"/>
    <w:tmpl w:val="AE3CA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F776E6"/>
    <w:multiLevelType w:val="hybridMultilevel"/>
    <w:tmpl w:val="B5A03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2E4872"/>
    <w:multiLevelType w:val="hybridMultilevel"/>
    <w:tmpl w:val="B5A03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885694"/>
    <w:multiLevelType w:val="hybridMultilevel"/>
    <w:tmpl w:val="8346B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6D4C41"/>
    <w:multiLevelType w:val="hybridMultilevel"/>
    <w:tmpl w:val="43429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A31362"/>
    <w:multiLevelType w:val="hybridMultilevel"/>
    <w:tmpl w:val="9126C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646EDA"/>
    <w:multiLevelType w:val="hybridMultilevel"/>
    <w:tmpl w:val="F6966962"/>
    <w:lvl w:ilvl="0" w:tplc="9518656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0DD26F8"/>
    <w:multiLevelType w:val="hybridMultilevel"/>
    <w:tmpl w:val="63AAFB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29F1966"/>
    <w:multiLevelType w:val="hybridMultilevel"/>
    <w:tmpl w:val="53323686"/>
    <w:lvl w:ilvl="0" w:tplc="2FC89B14">
      <w:start w:val="1"/>
      <w:numFmt w:val="decimal"/>
      <w:lvlText w:val="%1."/>
      <w:lvlJc w:val="left"/>
      <w:pPr>
        <w:ind w:left="720" w:hanging="360"/>
      </w:pPr>
      <w:rPr>
        <w:rFonts w:ascii="Calibri" w:hAnsi="Calibri" w:hint="default"/>
        <w:i w:val="0"/>
        <w:color w:val="FFFFFF"/>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FF5455"/>
    <w:multiLevelType w:val="hybridMultilevel"/>
    <w:tmpl w:val="B5A039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A05FF0"/>
    <w:multiLevelType w:val="hybridMultilevel"/>
    <w:tmpl w:val="97B45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A10FA7"/>
    <w:multiLevelType w:val="hybridMultilevel"/>
    <w:tmpl w:val="CFC2EFC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DD77AE6"/>
    <w:multiLevelType w:val="hybridMultilevel"/>
    <w:tmpl w:val="28327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5"/>
  </w:num>
  <w:num w:numId="4">
    <w:abstractNumId w:val="1"/>
  </w:num>
  <w:num w:numId="5">
    <w:abstractNumId w:val="18"/>
  </w:num>
  <w:num w:numId="6">
    <w:abstractNumId w:val="8"/>
  </w:num>
  <w:num w:numId="7">
    <w:abstractNumId w:val="9"/>
  </w:num>
  <w:num w:numId="8">
    <w:abstractNumId w:val="13"/>
  </w:num>
  <w:num w:numId="9">
    <w:abstractNumId w:val="19"/>
  </w:num>
  <w:num w:numId="10">
    <w:abstractNumId w:val="2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2"/>
  </w:num>
  <w:num w:numId="14">
    <w:abstractNumId w:val="24"/>
  </w:num>
  <w:num w:numId="15">
    <w:abstractNumId w:val="26"/>
  </w:num>
  <w:num w:numId="16">
    <w:abstractNumId w:val="22"/>
  </w:num>
  <w:num w:numId="17">
    <w:abstractNumId w:val="6"/>
  </w:num>
  <w:num w:numId="18">
    <w:abstractNumId w:val="2"/>
  </w:num>
  <w:num w:numId="19">
    <w:abstractNumId w:val="17"/>
  </w:num>
  <w:num w:numId="20">
    <w:abstractNumId w:val="7"/>
  </w:num>
  <w:num w:numId="21">
    <w:abstractNumId w:val="25"/>
  </w:num>
  <w:num w:numId="22">
    <w:abstractNumId w:val="11"/>
  </w:num>
  <w:num w:numId="23">
    <w:abstractNumId w:val="5"/>
  </w:num>
  <w:num w:numId="24">
    <w:abstractNumId w:val="4"/>
  </w:num>
  <w:num w:numId="25">
    <w:abstractNumId w:val="10"/>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ocumentProtection w:edit="readOnly" w:enforcement="1" w:cryptProviderType="rsaAES" w:cryptAlgorithmClass="hash" w:cryptAlgorithmType="typeAny" w:cryptAlgorithmSid="14" w:cryptSpinCount="100000" w:hash="/U319bdYdrVFs1n6ViVxYOAEzbWIFp3fVNkbcbB42ZI8ILREFDILk5bC7BW4PYamllopoA9zdG0oq6QXtxgwnA==" w:salt="1ivmx/902WEXol+0MSO33A=="/>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D45"/>
    <w:rsid w:val="000031D6"/>
    <w:rsid w:val="000103D4"/>
    <w:rsid w:val="00010840"/>
    <w:rsid w:val="00011BE1"/>
    <w:rsid w:val="00012B49"/>
    <w:rsid w:val="00012CB5"/>
    <w:rsid w:val="00015659"/>
    <w:rsid w:val="00020804"/>
    <w:rsid w:val="00020BE6"/>
    <w:rsid w:val="00021E3A"/>
    <w:rsid w:val="00022C25"/>
    <w:rsid w:val="000235A9"/>
    <w:rsid w:val="00025110"/>
    <w:rsid w:val="0002686B"/>
    <w:rsid w:val="00033246"/>
    <w:rsid w:val="00033433"/>
    <w:rsid w:val="000346F3"/>
    <w:rsid w:val="00035496"/>
    <w:rsid w:val="00035EC1"/>
    <w:rsid w:val="000509FF"/>
    <w:rsid w:val="00053BD4"/>
    <w:rsid w:val="00054C00"/>
    <w:rsid w:val="00061122"/>
    <w:rsid w:val="00071AD4"/>
    <w:rsid w:val="000720D0"/>
    <w:rsid w:val="000723B8"/>
    <w:rsid w:val="00073491"/>
    <w:rsid w:val="0007563F"/>
    <w:rsid w:val="000756E3"/>
    <w:rsid w:val="00077471"/>
    <w:rsid w:val="00080E86"/>
    <w:rsid w:val="00082BAF"/>
    <w:rsid w:val="00083B12"/>
    <w:rsid w:val="00084E9C"/>
    <w:rsid w:val="00090E2B"/>
    <w:rsid w:val="000A5866"/>
    <w:rsid w:val="000B5424"/>
    <w:rsid w:val="000C00E4"/>
    <w:rsid w:val="000C5843"/>
    <w:rsid w:val="000C757E"/>
    <w:rsid w:val="000C7A61"/>
    <w:rsid w:val="000D1F82"/>
    <w:rsid w:val="000D3D2A"/>
    <w:rsid w:val="000E1327"/>
    <w:rsid w:val="000E270E"/>
    <w:rsid w:val="000E5AA8"/>
    <w:rsid w:val="000E7D8E"/>
    <w:rsid w:val="000F041F"/>
    <w:rsid w:val="000F3579"/>
    <w:rsid w:val="000F5216"/>
    <w:rsid w:val="000F591B"/>
    <w:rsid w:val="001005A9"/>
    <w:rsid w:val="00101918"/>
    <w:rsid w:val="00103AE6"/>
    <w:rsid w:val="001051FA"/>
    <w:rsid w:val="00105CF5"/>
    <w:rsid w:val="0010646C"/>
    <w:rsid w:val="001108AF"/>
    <w:rsid w:val="00110952"/>
    <w:rsid w:val="001120AC"/>
    <w:rsid w:val="0011239C"/>
    <w:rsid w:val="001128D3"/>
    <w:rsid w:val="001135AE"/>
    <w:rsid w:val="00114FE9"/>
    <w:rsid w:val="00116330"/>
    <w:rsid w:val="001211C8"/>
    <w:rsid w:val="00124E93"/>
    <w:rsid w:val="00141A27"/>
    <w:rsid w:val="00141CCC"/>
    <w:rsid w:val="00154014"/>
    <w:rsid w:val="001572B7"/>
    <w:rsid w:val="00160EDC"/>
    <w:rsid w:val="00174373"/>
    <w:rsid w:val="001848ED"/>
    <w:rsid w:val="001913ED"/>
    <w:rsid w:val="00192DC4"/>
    <w:rsid w:val="00193C8F"/>
    <w:rsid w:val="001951F6"/>
    <w:rsid w:val="00196117"/>
    <w:rsid w:val="001A5AA8"/>
    <w:rsid w:val="001A5FD5"/>
    <w:rsid w:val="001A60CD"/>
    <w:rsid w:val="001C0404"/>
    <w:rsid w:val="001D157E"/>
    <w:rsid w:val="001D1D87"/>
    <w:rsid w:val="001D55D8"/>
    <w:rsid w:val="001E7716"/>
    <w:rsid w:val="001F005C"/>
    <w:rsid w:val="001F0365"/>
    <w:rsid w:val="001F2D42"/>
    <w:rsid w:val="001F3C31"/>
    <w:rsid w:val="0020168C"/>
    <w:rsid w:val="00203354"/>
    <w:rsid w:val="00205C08"/>
    <w:rsid w:val="0021328A"/>
    <w:rsid w:val="002136F4"/>
    <w:rsid w:val="002259CD"/>
    <w:rsid w:val="00230BDB"/>
    <w:rsid w:val="00231A5A"/>
    <w:rsid w:val="002327C9"/>
    <w:rsid w:val="0023587E"/>
    <w:rsid w:val="00236BE2"/>
    <w:rsid w:val="00240E5D"/>
    <w:rsid w:val="00241809"/>
    <w:rsid w:val="00253A17"/>
    <w:rsid w:val="002549E8"/>
    <w:rsid w:val="002606CB"/>
    <w:rsid w:val="002617EA"/>
    <w:rsid w:val="00264BD7"/>
    <w:rsid w:val="00267243"/>
    <w:rsid w:val="00267ACC"/>
    <w:rsid w:val="002721D1"/>
    <w:rsid w:val="002860BF"/>
    <w:rsid w:val="002877C0"/>
    <w:rsid w:val="0029275F"/>
    <w:rsid w:val="00296384"/>
    <w:rsid w:val="0029760E"/>
    <w:rsid w:val="002A2915"/>
    <w:rsid w:val="002A2CC2"/>
    <w:rsid w:val="002A31FE"/>
    <w:rsid w:val="002A5AD5"/>
    <w:rsid w:val="002A5BC5"/>
    <w:rsid w:val="002A6107"/>
    <w:rsid w:val="002B2573"/>
    <w:rsid w:val="002B2E3E"/>
    <w:rsid w:val="002B30AC"/>
    <w:rsid w:val="002C0837"/>
    <w:rsid w:val="002C09B7"/>
    <w:rsid w:val="002C0C0F"/>
    <w:rsid w:val="002C135F"/>
    <w:rsid w:val="002C41EC"/>
    <w:rsid w:val="002C5927"/>
    <w:rsid w:val="002C7D0D"/>
    <w:rsid w:val="002D102B"/>
    <w:rsid w:val="002D3165"/>
    <w:rsid w:val="002D5A6D"/>
    <w:rsid w:val="002D7835"/>
    <w:rsid w:val="002E6B0F"/>
    <w:rsid w:val="002E6E77"/>
    <w:rsid w:val="002F23C0"/>
    <w:rsid w:val="00301B5F"/>
    <w:rsid w:val="00305539"/>
    <w:rsid w:val="0030635A"/>
    <w:rsid w:val="00311C39"/>
    <w:rsid w:val="00312E73"/>
    <w:rsid w:val="00313CC2"/>
    <w:rsid w:val="0031593D"/>
    <w:rsid w:val="00330310"/>
    <w:rsid w:val="003323AE"/>
    <w:rsid w:val="00334200"/>
    <w:rsid w:val="003355B2"/>
    <w:rsid w:val="003411AC"/>
    <w:rsid w:val="0034235F"/>
    <w:rsid w:val="00343D35"/>
    <w:rsid w:val="003448C7"/>
    <w:rsid w:val="00345483"/>
    <w:rsid w:val="00350EC9"/>
    <w:rsid w:val="00354029"/>
    <w:rsid w:val="00356006"/>
    <w:rsid w:val="00356E85"/>
    <w:rsid w:val="00360F88"/>
    <w:rsid w:val="00361246"/>
    <w:rsid w:val="003621BA"/>
    <w:rsid w:val="00363986"/>
    <w:rsid w:val="00365CFC"/>
    <w:rsid w:val="00372188"/>
    <w:rsid w:val="0038160B"/>
    <w:rsid w:val="00382663"/>
    <w:rsid w:val="00390263"/>
    <w:rsid w:val="0039499C"/>
    <w:rsid w:val="003A0749"/>
    <w:rsid w:val="003A0C16"/>
    <w:rsid w:val="003A1B93"/>
    <w:rsid w:val="003A4B88"/>
    <w:rsid w:val="003A575C"/>
    <w:rsid w:val="003A5E92"/>
    <w:rsid w:val="003B6FE7"/>
    <w:rsid w:val="003B78EB"/>
    <w:rsid w:val="003B7FCA"/>
    <w:rsid w:val="003C4E12"/>
    <w:rsid w:val="003C77C0"/>
    <w:rsid w:val="003D25A2"/>
    <w:rsid w:val="003D2AAE"/>
    <w:rsid w:val="003D54AD"/>
    <w:rsid w:val="003D5F1B"/>
    <w:rsid w:val="003E1524"/>
    <w:rsid w:val="003E349A"/>
    <w:rsid w:val="003E355F"/>
    <w:rsid w:val="003E3A55"/>
    <w:rsid w:val="003E3B2D"/>
    <w:rsid w:val="003E4CDB"/>
    <w:rsid w:val="003E5349"/>
    <w:rsid w:val="003F02A4"/>
    <w:rsid w:val="003F1778"/>
    <w:rsid w:val="003F1C4B"/>
    <w:rsid w:val="003F3888"/>
    <w:rsid w:val="003F5516"/>
    <w:rsid w:val="003F7E77"/>
    <w:rsid w:val="00401913"/>
    <w:rsid w:val="00404760"/>
    <w:rsid w:val="00410B09"/>
    <w:rsid w:val="00411AAF"/>
    <w:rsid w:val="00412366"/>
    <w:rsid w:val="00413FEA"/>
    <w:rsid w:val="00414F1A"/>
    <w:rsid w:val="004152D5"/>
    <w:rsid w:val="00417247"/>
    <w:rsid w:val="0042318B"/>
    <w:rsid w:val="004251B4"/>
    <w:rsid w:val="004251BC"/>
    <w:rsid w:val="0043107D"/>
    <w:rsid w:val="004359AC"/>
    <w:rsid w:val="00436E4C"/>
    <w:rsid w:val="0043762D"/>
    <w:rsid w:val="00437633"/>
    <w:rsid w:val="004428BF"/>
    <w:rsid w:val="00443A41"/>
    <w:rsid w:val="00446B96"/>
    <w:rsid w:val="00450EC9"/>
    <w:rsid w:val="00450F6C"/>
    <w:rsid w:val="00456EE3"/>
    <w:rsid w:val="00461CED"/>
    <w:rsid w:val="004620CE"/>
    <w:rsid w:val="00463845"/>
    <w:rsid w:val="00463EB6"/>
    <w:rsid w:val="00465839"/>
    <w:rsid w:val="00467493"/>
    <w:rsid w:val="00484A65"/>
    <w:rsid w:val="0048793A"/>
    <w:rsid w:val="00492283"/>
    <w:rsid w:val="004930E7"/>
    <w:rsid w:val="004973A6"/>
    <w:rsid w:val="00497663"/>
    <w:rsid w:val="004A2B76"/>
    <w:rsid w:val="004A326A"/>
    <w:rsid w:val="004A556A"/>
    <w:rsid w:val="004A733C"/>
    <w:rsid w:val="004A7F14"/>
    <w:rsid w:val="004B1F9B"/>
    <w:rsid w:val="004B6423"/>
    <w:rsid w:val="004B6E41"/>
    <w:rsid w:val="004B7544"/>
    <w:rsid w:val="004C0369"/>
    <w:rsid w:val="004C5EEF"/>
    <w:rsid w:val="004D1F4E"/>
    <w:rsid w:val="004D5B97"/>
    <w:rsid w:val="004E0958"/>
    <w:rsid w:val="004E282C"/>
    <w:rsid w:val="004E71E9"/>
    <w:rsid w:val="004E7F41"/>
    <w:rsid w:val="004F193F"/>
    <w:rsid w:val="004F2FE5"/>
    <w:rsid w:val="004F42AC"/>
    <w:rsid w:val="00503816"/>
    <w:rsid w:val="00507322"/>
    <w:rsid w:val="005139FF"/>
    <w:rsid w:val="00513E4A"/>
    <w:rsid w:val="00521B0F"/>
    <w:rsid w:val="00523E34"/>
    <w:rsid w:val="00526C00"/>
    <w:rsid w:val="00531022"/>
    <w:rsid w:val="00537A1E"/>
    <w:rsid w:val="00542D3E"/>
    <w:rsid w:val="00546F1B"/>
    <w:rsid w:val="00551AAD"/>
    <w:rsid w:val="00555153"/>
    <w:rsid w:val="00555596"/>
    <w:rsid w:val="005560C6"/>
    <w:rsid w:val="00560DCA"/>
    <w:rsid w:val="005624D2"/>
    <w:rsid w:val="00562F80"/>
    <w:rsid w:val="0056528F"/>
    <w:rsid w:val="00567ADE"/>
    <w:rsid w:val="00571B5E"/>
    <w:rsid w:val="00575605"/>
    <w:rsid w:val="005772D1"/>
    <w:rsid w:val="005802C0"/>
    <w:rsid w:val="00580579"/>
    <w:rsid w:val="00591F00"/>
    <w:rsid w:val="0059362A"/>
    <w:rsid w:val="00594ABC"/>
    <w:rsid w:val="0059547D"/>
    <w:rsid w:val="005A02AA"/>
    <w:rsid w:val="005A6D78"/>
    <w:rsid w:val="005B0091"/>
    <w:rsid w:val="005B1344"/>
    <w:rsid w:val="005B6ED4"/>
    <w:rsid w:val="005B7C51"/>
    <w:rsid w:val="005B7F53"/>
    <w:rsid w:val="005C0081"/>
    <w:rsid w:val="005C451A"/>
    <w:rsid w:val="005C503D"/>
    <w:rsid w:val="005C53B7"/>
    <w:rsid w:val="005C5C62"/>
    <w:rsid w:val="005D2524"/>
    <w:rsid w:val="005D3567"/>
    <w:rsid w:val="005D49CD"/>
    <w:rsid w:val="005D4D5D"/>
    <w:rsid w:val="005D50B1"/>
    <w:rsid w:val="005D5A0F"/>
    <w:rsid w:val="005D66C3"/>
    <w:rsid w:val="005D7355"/>
    <w:rsid w:val="005E6C09"/>
    <w:rsid w:val="005E6CFF"/>
    <w:rsid w:val="005F00A7"/>
    <w:rsid w:val="005F1720"/>
    <w:rsid w:val="005F59DF"/>
    <w:rsid w:val="005F79D4"/>
    <w:rsid w:val="0060161D"/>
    <w:rsid w:val="00601662"/>
    <w:rsid w:val="0060762A"/>
    <w:rsid w:val="006107F8"/>
    <w:rsid w:val="00611620"/>
    <w:rsid w:val="00616D0A"/>
    <w:rsid w:val="00617B5B"/>
    <w:rsid w:val="00620221"/>
    <w:rsid w:val="00621AFB"/>
    <w:rsid w:val="00622367"/>
    <w:rsid w:val="0062279D"/>
    <w:rsid w:val="00624504"/>
    <w:rsid w:val="00625E2B"/>
    <w:rsid w:val="00627044"/>
    <w:rsid w:val="0062735F"/>
    <w:rsid w:val="00627808"/>
    <w:rsid w:val="00634AFA"/>
    <w:rsid w:val="00634D1D"/>
    <w:rsid w:val="006372CE"/>
    <w:rsid w:val="00637472"/>
    <w:rsid w:val="00637EEE"/>
    <w:rsid w:val="006435FA"/>
    <w:rsid w:val="00643C3F"/>
    <w:rsid w:val="006462F5"/>
    <w:rsid w:val="006505C1"/>
    <w:rsid w:val="0065167D"/>
    <w:rsid w:val="006574DC"/>
    <w:rsid w:val="006615B8"/>
    <w:rsid w:val="00670AFE"/>
    <w:rsid w:val="00671DBE"/>
    <w:rsid w:val="00671F3D"/>
    <w:rsid w:val="00675AF0"/>
    <w:rsid w:val="00677B36"/>
    <w:rsid w:val="00677BD7"/>
    <w:rsid w:val="00681E28"/>
    <w:rsid w:val="006838E4"/>
    <w:rsid w:val="00684E48"/>
    <w:rsid w:val="0069261A"/>
    <w:rsid w:val="00693820"/>
    <w:rsid w:val="00693ECA"/>
    <w:rsid w:val="00695221"/>
    <w:rsid w:val="00696E0A"/>
    <w:rsid w:val="006A47A6"/>
    <w:rsid w:val="006B13AC"/>
    <w:rsid w:val="006B1AEB"/>
    <w:rsid w:val="006B6C1A"/>
    <w:rsid w:val="006C0974"/>
    <w:rsid w:val="006D118A"/>
    <w:rsid w:val="006D34B5"/>
    <w:rsid w:val="006D34C7"/>
    <w:rsid w:val="006D42D9"/>
    <w:rsid w:val="006D602D"/>
    <w:rsid w:val="006D6E0E"/>
    <w:rsid w:val="006E18EF"/>
    <w:rsid w:val="006E432E"/>
    <w:rsid w:val="006E64F5"/>
    <w:rsid w:val="006F3F38"/>
    <w:rsid w:val="00712374"/>
    <w:rsid w:val="00715643"/>
    <w:rsid w:val="0071630C"/>
    <w:rsid w:val="00722C68"/>
    <w:rsid w:val="00723A3F"/>
    <w:rsid w:val="00730133"/>
    <w:rsid w:val="007361B5"/>
    <w:rsid w:val="0074064F"/>
    <w:rsid w:val="00742226"/>
    <w:rsid w:val="007424BE"/>
    <w:rsid w:val="007427A8"/>
    <w:rsid w:val="00743E17"/>
    <w:rsid w:val="00750B5A"/>
    <w:rsid w:val="007542A4"/>
    <w:rsid w:val="00755D0C"/>
    <w:rsid w:val="00756BCB"/>
    <w:rsid w:val="00761988"/>
    <w:rsid w:val="007726F2"/>
    <w:rsid w:val="0077472C"/>
    <w:rsid w:val="00777605"/>
    <w:rsid w:val="00781BA9"/>
    <w:rsid w:val="00784F74"/>
    <w:rsid w:val="007850A1"/>
    <w:rsid w:val="00786302"/>
    <w:rsid w:val="0079157A"/>
    <w:rsid w:val="00791CD2"/>
    <w:rsid w:val="0079465E"/>
    <w:rsid w:val="007A2829"/>
    <w:rsid w:val="007A32D7"/>
    <w:rsid w:val="007A457A"/>
    <w:rsid w:val="007A5C94"/>
    <w:rsid w:val="007B00BE"/>
    <w:rsid w:val="007C1FA7"/>
    <w:rsid w:val="007C32ED"/>
    <w:rsid w:val="007D248F"/>
    <w:rsid w:val="007D303D"/>
    <w:rsid w:val="007D5317"/>
    <w:rsid w:val="007E17BB"/>
    <w:rsid w:val="007E3DA0"/>
    <w:rsid w:val="007E50F3"/>
    <w:rsid w:val="007E73F9"/>
    <w:rsid w:val="007E7B9E"/>
    <w:rsid w:val="007F1526"/>
    <w:rsid w:val="007F2591"/>
    <w:rsid w:val="007F5402"/>
    <w:rsid w:val="007F782C"/>
    <w:rsid w:val="008016CE"/>
    <w:rsid w:val="0080456B"/>
    <w:rsid w:val="0081578B"/>
    <w:rsid w:val="00817FDA"/>
    <w:rsid w:val="008221FF"/>
    <w:rsid w:val="008234B4"/>
    <w:rsid w:val="00826459"/>
    <w:rsid w:val="008303C4"/>
    <w:rsid w:val="0083112D"/>
    <w:rsid w:val="0083174D"/>
    <w:rsid w:val="00847BD7"/>
    <w:rsid w:val="00855B95"/>
    <w:rsid w:val="00856324"/>
    <w:rsid w:val="00857482"/>
    <w:rsid w:val="00862D21"/>
    <w:rsid w:val="00862DAB"/>
    <w:rsid w:val="00863AC8"/>
    <w:rsid w:val="00863F7C"/>
    <w:rsid w:val="00874820"/>
    <w:rsid w:val="00876A15"/>
    <w:rsid w:val="00881B5A"/>
    <w:rsid w:val="008874D9"/>
    <w:rsid w:val="00891BDF"/>
    <w:rsid w:val="00891F3C"/>
    <w:rsid w:val="00895093"/>
    <w:rsid w:val="0089640E"/>
    <w:rsid w:val="008A1454"/>
    <w:rsid w:val="008B4644"/>
    <w:rsid w:val="008B74AE"/>
    <w:rsid w:val="008B7938"/>
    <w:rsid w:val="008C0A98"/>
    <w:rsid w:val="008C1326"/>
    <w:rsid w:val="008C3D53"/>
    <w:rsid w:val="008C5E6A"/>
    <w:rsid w:val="008C60E5"/>
    <w:rsid w:val="008C69BC"/>
    <w:rsid w:val="008D6610"/>
    <w:rsid w:val="008D7A68"/>
    <w:rsid w:val="008E12D9"/>
    <w:rsid w:val="008E2421"/>
    <w:rsid w:val="008E44FD"/>
    <w:rsid w:val="008E615F"/>
    <w:rsid w:val="008F0C99"/>
    <w:rsid w:val="008F6731"/>
    <w:rsid w:val="00901EC9"/>
    <w:rsid w:val="0090323C"/>
    <w:rsid w:val="00914345"/>
    <w:rsid w:val="00914450"/>
    <w:rsid w:val="00914917"/>
    <w:rsid w:val="009160E7"/>
    <w:rsid w:val="009162E5"/>
    <w:rsid w:val="009170F7"/>
    <w:rsid w:val="009171FC"/>
    <w:rsid w:val="009173B2"/>
    <w:rsid w:val="00920AD7"/>
    <w:rsid w:val="00927181"/>
    <w:rsid w:val="00930BB7"/>
    <w:rsid w:val="009331FF"/>
    <w:rsid w:val="00934CC5"/>
    <w:rsid w:val="00937820"/>
    <w:rsid w:val="00940A48"/>
    <w:rsid w:val="00944AEC"/>
    <w:rsid w:val="00945907"/>
    <w:rsid w:val="00956DCC"/>
    <w:rsid w:val="00957552"/>
    <w:rsid w:val="009668B8"/>
    <w:rsid w:val="009702D4"/>
    <w:rsid w:val="00970F9E"/>
    <w:rsid w:val="00971932"/>
    <w:rsid w:val="009726B2"/>
    <w:rsid w:val="009726F1"/>
    <w:rsid w:val="00980251"/>
    <w:rsid w:val="00986DAB"/>
    <w:rsid w:val="00991F20"/>
    <w:rsid w:val="00996BB2"/>
    <w:rsid w:val="009A29B6"/>
    <w:rsid w:val="009A555D"/>
    <w:rsid w:val="009A59AA"/>
    <w:rsid w:val="009A6B0E"/>
    <w:rsid w:val="009B116E"/>
    <w:rsid w:val="009B1370"/>
    <w:rsid w:val="009C079D"/>
    <w:rsid w:val="009C113E"/>
    <w:rsid w:val="009C729A"/>
    <w:rsid w:val="009C7A66"/>
    <w:rsid w:val="009D3085"/>
    <w:rsid w:val="009D4EA8"/>
    <w:rsid w:val="009D5DDB"/>
    <w:rsid w:val="009E3F15"/>
    <w:rsid w:val="009E7F51"/>
    <w:rsid w:val="009F12B6"/>
    <w:rsid w:val="009F576C"/>
    <w:rsid w:val="009F6BAB"/>
    <w:rsid w:val="009F77E3"/>
    <w:rsid w:val="00A014DA"/>
    <w:rsid w:val="00A01962"/>
    <w:rsid w:val="00A0354B"/>
    <w:rsid w:val="00A0585E"/>
    <w:rsid w:val="00A13A7C"/>
    <w:rsid w:val="00A13CBA"/>
    <w:rsid w:val="00A24DC4"/>
    <w:rsid w:val="00A31082"/>
    <w:rsid w:val="00A34AF0"/>
    <w:rsid w:val="00A352F1"/>
    <w:rsid w:val="00A43DCC"/>
    <w:rsid w:val="00A44639"/>
    <w:rsid w:val="00A44815"/>
    <w:rsid w:val="00A519F5"/>
    <w:rsid w:val="00A562F4"/>
    <w:rsid w:val="00A57BAF"/>
    <w:rsid w:val="00A645D5"/>
    <w:rsid w:val="00A658B4"/>
    <w:rsid w:val="00A82A47"/>
    <w:rsid w:val="00A83984"/>
    <w:rsid w:val="00A84B66"/>
    <w:rsid w:val="00A9070B"/>
    <w:rsid w:val="00AA08CA"/>
    <w:rsid w:val="00AA26AD"/>
    <w:rsid w:val="00AA3EF3"/>
    <w:rsid w:val="00AA44E1"/>
    <w:rsid w:val="00AA4811"/>
    <w:rsid w:val="00AA60B8"/>
    <w:rsid w:val="00AA6261"/>
    <w:rsid w:val="00AB26B7"/>
    <w:rsid w:val="00AB39D5"/>
    <w:rsid w:val="00AB477D"/>
    <w:rsid w:val="00AB4A97"/>
    <w:rsid w:val="00AB634B"/>
    <w:rsid w:val="00AB63FA"/>
    <w:rsid w:val="00AB73C3"/>
    <w:rsid w:val="00AC4055"/>
    <w:rsid w:val="00AD5B96"/>
    <w:rsid w:val="00AE0836"/>
    <w:rsid w:val="00AE0A78"/>
    <w:rsid w:val="00AE1F7B"/>
    <w:rsid w:val="00AE36EE"/>
    <w:rsid w:val="00AE45F8"/>
    <w:rsid w:val="00AE6D5A"/>
    <w:rsid w:val="00AF07B3"/>
    <w:rsid w:val="00AF0F96"/>
    <w:rsid w:val="00AF15D9"/>
    <w:rsid w:val="00AF5516"/>
    <w:rsid w:val="00AF613D"/>
    <w:rsid w:val="00B0157D"/>
    <w:rsid w:val="00B02795"/>
    <w:rsid w:val="00B03024"/>
    <w:rsid w:val="00B04DBF"/>
    <w:rsid w:val="00B05E0C"/>
    <w:rsid w:val="00B05FB7"/>
    <w:rsid w:val="00B10A0D"/>
    <w:rsid w:val="00B117FE"/>
    <w:rsid w:val="00B11A7C"/>
    <w:rsid w:val="00B15565"/>
    <w:rsid w:val="00B15F77"/>
    <w:rsid w:val="00B164DB"/>
    <w:rsid w:val="00B2081A"/>
    <w:rsid w:val="00B21CE6"/>
    <w:rsid w:val="00B222D4"/>
    <w:rsid w:val="00B3314A"/>
    <w:rsid w:val="00B34EA3"/>
    <w:rsid w:val="00B366C7"/>
    <w:rsid w:val="00B41D0D"/>
    <w:rsid w:val="00B47FE2"/>
    <w:rsid w:val="00B53318"/>
    <w:rsid w:val="00B549A5"/>
    <w:rsid w:val="00B619F4"/>
    <w:rsid w:val="00B62B58"/>
    <w:rsid w:val="00B635D1"/>
    <w:rsid w:val="00B6480D"/>
    <w:rsid w:val="00B66233"/>
    <w:rsid w:val="00B726EA"/>
    <w:rsid w:val="00B73E10"/>
    <w:rsid w:val="00B75992"/>
    <w:rsid w:val="00B824B0"/>
    <w:rsid w:val="00B82678"/>
    <w:rsid w:val="00B86061"/>
    <w:rsid w:val="00B877CD"/>
    <w:rsid w:val="00B96673"/>
    <w:rsid w:val="00BA10BD"/>
    <w:rsid w:val="00BA1994"/>
    <w:rsid w:val="00BA6F76"/>
    <w:rsid w:val="00BA7CA7"/>
    <w:rsid w:val="00BB23FF"/>
    <w:rsid w:val="00BB330D"/>
    <w:rsid w:val="00BB397E"/>
    <w:rsid w:val="00BB5451"/>
    <w:rsid w:val="00BB76DA"/>
    <w:rsid w:val="00BC0493"/>
    <w:rsid w:val="00BC0F3C"/>
    <w:rsid w:val="00BC1559"/>
    <w:rsid w:val="00BC2B4D"/>
    <w:rsid w:val="00BC3877"/>
    <w:rsid w:val="00BD71DE"/>
    <w:rsid w:val="00BE2122"/>
    <w:rsid w:val="00BF16BC"/>
    <w:rsid w:val="00BF3CC3"/>
    <w:rsid w:val="00BF5F53"/>
    <w:rsid w:val="00C041A3"/>
    <w:rsid w:val="00C04209"/>
    <w:rsid w:val="00C05B29"/>
    <w:rsid w:val="00C15E9C"/>
    <w:rsid w:val="00C226FC"/>
    <w:rsid w:val="00C26210"/>
    <w:rsid w:val="00C2738C"/>
    <w:rsid w:val="00C31A3B"/>
    <w:rsid w:val="00C31F78"/>
    <w:rsid w:val="00C327A3"/>
    <w:rsid w:val="00C33ADA"/>
    <w:rsid w:val="00C418A7"/>
    <w:rsid w:val="00C4246B"/>
    <w:rsid w:val="00C4387B"/>
    <w:rsid w:val="00C469C6"/>
    <w:rsid w:val="00C46B90"/>
    <w:rsid w:val="00C52BDB"/>
    <w:rsid w:val="00C53F01"/>
    <w:rsid w:val="00C5414E"/>
    <w:rsid w:val="00C553D0"/>
    <w:rsid w:val="00C61C6C"/>
    <w:rsid w:val="00C64518"/>
    <w:rsid w:val="00C67BF8"/>
    <w:rsid w:val="00C67E52"/>
    <w:rsid w:val="00C724A8"/>
    <w:rsid w:val="00C728C1"/>
    <w:rsid w:val="00C7624D"/>
    <w:rsid w:val="00C8159E"/>
    <w:rsid w:val="00C8792D"/>
    <w:rsid w:val="00C87B11"/>
    <w:rsid w:val="00C952E8"/>
    <w:rsid w:val="00C9530D"/>
    <w:rsid w:val="00C971F0"/>
    <w:rsid w:val="00C972E2"/>
    <w:rsid w:val="00CA2621"/>
    <w:rsid w:val="00CA3B87"/>
    <w:rsid w:val="00CB0523"/>
    <w:rsid w:val="00CB05B6"/>
    <w:rsid w:val="00CB1E66"/>
    <w:rsid w:val="00CB5BF2"/>
    <w:rsid w:val="00CC1BC0"/>
    <w:rsid w:val="00CC3FFC"/>
    <w:rsid w:val="00CC79F6"/>
    <w:rsid w:val="00CD4114"/>
    <w:rsid w:val="00CD70D2"/>
    <w:rsid w:val="00CE1D2E"/>
    <w:rsid w:val="00CE3A0C"/>
    <w:rsid w:val="00CF1E38"/>
    <w:rsid w:val="00CF349B"/>
    <w:rsid w:val="00CF5259"/>
    <w:rsid w:val="00CF654B"/>
    <w:rsid w:val="00D044A6"/>
    <w:rsid w:val="00D05A37"/>
    <w:rsid w:val="00D06B29"/>
    <w:rsid w:val="00D074FC"/>
    <w:rsid w:val="00D1063A"/>
    <w:rsid w:val="00D1658B"/>
    <w:rsid w:val="00D20AB1"/>
    <w:rsid w:val="00D21EA8"/>
    <w:rsid w:val="00D2203F"/>
    <w:rsid w:val="00D22907"/>
    <w:rsid w:val="00D25FA2"/>
    <w:rsid w:val="00D2703A"/>
    <w:rsid w:val="00D276BE"/>
    <w:rsid w:val="00D30BAC"/>
    <w:rsid w:val="00D31D45"/>
    <w:rsid w:val="00D348AA"/>
    <w:rsid w:val="00D47C4C"/>
    <w:rsid w:val="00D60F85"/>
    <w:rsid w:val="00D7276E"/>
    <w:rsid w:val="00D73D38"/>
    <w:rsid w:val="00D748B0"/>
    <w:rsid w:val="00D7518A"/>
    <w:rsid w:val="00D76612"/>
    <w:rsid w:val="00D77125"/>
    <w:rsid w:val="00D8321C"/>
    <w:rsid w:val="00D85323"/>
    <w:rsid w:val="00D87BEC"/>
    <w:rsid w:val="00D92A6E"/>
    <w:rsid w:val="00D94CD8"/>
    <w:rsid w:val="00D95275"/>
    <w:rsid w:val="00D95BDD"/>
    <w:rsid w:val="00DB70CF"/>
    <w:rsid w:val="00DC28DE"/>
    <w:rsid w:val="00DC2E80"/>
    <w:rsid w:val="00DC5601"/>
    <w:rsid w:val="00DC7879"/>
    <w:rsid w:val="00DD2385"/>
    <w:rsid w:val="00DD2E99"/>
    <w:rsid w:val="00DD6E16"/>
    <w:rsid w:val="00DE0BB5"/>
    <w:rsid w:val="00DF05F8"/>
    <w:rsid w:val="00DF06F9"/>
    <w:rsid w:val="00E01AA0"/>
    <w:rsid w:val="00E01F3B"/>
    <w:rsid w:val="00E023B6"/>
    <w:rsid w:val="00E04681"/>
    <w:rsid w:val="00E04CFC"/>
    <w:rsid w:val="00E110EB"/>
    <w:rsid w:val="00E1166E"/>
    <w:rsid w:val="00E12482"/>
    <w:rsid w:val="00E13631"/>
    <w:rsid w:val="00E16224"/>
    <w:rsid w:val="00E16225"/>
    <w:rsid w:val="00E231FD"/>
    <w:rsid w:val="00E240E0"/>
    <w:rsid w:val="00E26105"/>
    <w:rsid w:val="00E31271"/>
    <w:rsid w:val="00E31403"/>
    <w:rsid w:val="00E342D1"/>
    <w:rsid w:val="00E36819"/>
    <w:rsid w:val="00E36B90"/>
    <w:rsid w:val="00E36D45"/>
    <w:rsid w:val="00E37EE8"/>
    <w:rsid w:val="00E423E8"/>
    <w:rsid w:val="00E4737A"/>
    <w:rsid w:val="00E47DF6"/>
    <w:rsid w:val="00E5082C"/>
    <w:rsid w:val="00E530D9"/>
    <w:rsid w:val="00E5753A"/>
    <w:rsid w:val="00E600A4"/>
    <w:rsid w:val="00E669CD"/>
    <w:rsid w:val="00E71115"/>
    <w:rsid w:val="00E71D77"/>
    <w:rsid w:val="00E74065"/>
    <w:rsid w:val="00E743FC"/>
    <w:rsid w:val="00E76EE4"/>
    <w:rsid w:val="00E807F1"/>
    <w:rsid w:val="00E92C9C"/>
    <w:rsid w:val="00E93346"/>
    <w:rsid w:val="00E93CC8"/>
    <w:rsid w:val="00E962CC"/>
    <w:rsid w:val="00EA234C"/>
    <w:rsid w:val="00EB2644"/>
    <w:rsid w:val="00EB3DF9"/>
    <w:rsid w:val="00EB7E95"/>
    <w:rsid w:val="00EC1CE9"/>
    <w:rsid w:val="00EC60C6"/>
    <w:rsid w:val="00ED41CB"/>
    <w:rsid w:val="00ED6DC5"/>
    <w:rsid w:val="00EE06EF"/>
    <w:rsid w:val="00EE16BC"/>
    <w:rsid w:val="00EE2069"/>
    <w:rsid w:val="00EE3875"/>
    <w:rsid w:val="00EE3CD8"/>
    <w:rsid w:val="00EE4270"/>
    <w:rsid w:val="00EE4798"/>
    <w:rsid w:val="00EE48C1"/>
    <w:rsid w:val="00EE4A2F"/>
    <w:rsid w:val="00EE507F"/>
    <w:rsid w:val="00EE7FBD"/>
    <w:rsid w:val="00EF023E"/>
    <w:rsid w:val="00EF0B0B"/>
    <w:rsid w:val="00EF1DFE"/>
    <w:rsid w:val="00EF3584"/>
    <w:rsid w:val="00EF40BB"/>
    <w:rsid w:val="00EF655F"/>
    <w:rsid w:val="00EF6DFA"/>
    <w:rsid w:val="00F02052"/>
    <w:rsid w:val="00F02D0F"/>
    <w:rsid w:val="00F04434"/>
    <w:rsid w:val="00F04779"/>
    <w:rsid w:val="00F05B65"/>
    <w:rsid w:val="00F1051F"/>
    <w:rsid w:val="00F12389"/>
    <w:rsid w:val="00F13BF4"/>
    <w:rsid w:val="00F17D2A"/>
    <w:rsid w:val="00F20C10"/>
    <w:rsid w:val="00F22C24"/>
    <w:rsid w:val="00F2463A"/>
    <w:rsid w:val="00F24FD1"/>
    <w:rsid w:val="00F26697"/>
    <w:rsid w:val="00F30104"/>
    <w:rsid w:val="00F308A9"/>
    <w:rsid w:val="00F33290"/>
    <w:rsid w:val="00F35088"/>
    <w:rsid w:val="00F463EB"/>
    <w:rsid w:val="00F46CF7"/>
    <w:rsid w:val="00F5685D"/>
    <w:rsid w:val="00F6105D"/>
    <w:rsid w:val="00F61363"/>
    <w:rsid w:val="00F62A3D"/>
    <w:rsid w:val="00F64C4C"/>
    <w:rsid w:val="00F66C7A"/>
    <w:rsid w:val="00F73DA3"/>
    <w:rsid w:val="00F74150"/>
    <w:rsid w:val="00F74A30"/>
    <w:rsid w:val="00F81F54"/>
    <w:rsid w:val="00F82127"/>
    <w:rsid w:val="00F8551F"/>
    <w:rsid w:val="00F867F8"/>
    <w:rsid w:val="00F91E2D"/>
    <w:rsid w:val="00FA25E1"/>
    <w:rsid w:val="00FA78E4"/>
    <w:rsid w:val="00FB02C0"/>
    <w:rsid w:val="00FB5318"/>
    <w:rsid w:val="00FC7286"/>
    <w:rsid w:val="00FD15BC"/>
    <w:rsid w:val="00FD2CBB"/>
    <w:rsid w:val="00FD65E1"/>
    <w:rsid w:val="00FD6E56"/>
    <w:rsid w:val="00FD71D1"/>
    <w:rsid w:val="00FE16DC"/>
    <w:rsid w:val="00FE3D1D"/>
    <w:rsid w:val="00FE4C2B"/>
    <w:rsid w:val="00FE76EA"/>
    <w:rsid w:val="00FF49F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52C607F"/>
  <w14:defaultImageDpi w14:val="300"/>
  <w15:docId w15:val="{3EB7C55B-FE0F-4205-9191-8A6A9CC1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JFont Book" w:eastAsiaTheme="minorEastAsia" w:hAnsi="NJFont Book"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263"/>
  </w:style>
  <w:style w:type="paragraph" w:styleId="Heading1">
    <w:name w:val="heading 1"/>
    <w:aliases w:val="Heading_NJ Font Medium"/>
    <w:basedOn w:val="Normal"/>
    <w:next w:val="Normal"/>
    <w:link w:val="Heading1Char"/>
    <w:uiPriority w:val="9"/>
    <w:qFormat/>
    <w:rsid w:val="00365CFC"/>
    <w:pPr>
      <w:keepNext/>
      <w:keepLines/>
      <w:spacing w:after="960" w:line="580" w:lineRule="exact"/>
      <w:outlineLvl w:val="0"/>
    </w:pPr>
    <w:rPr>
      <w:rFonts w:ascii="NJFont Medium" w:eastAsiaTheme="majorEastAsia" w:hAnsi="NJFont Medium" w:cstheme="majorBidi"/>
      <w:bCs/>
      <w:sz w:val="48"/>
      <w:szCs w:val="28"/>
    </w:rPr>
  </w:style>
  <w:style w:type="paragraph" w:styleId="Heading2">
    <w:name w:val="heading 2"/>
    <w:basedOn w:val="Normal"/>
    <w:next w:val="Normal"/>
    <w:link w:val="Heading2Char"/>
    <w:uiPriority w:val="9"/>
    <w:unhideWhenUsed/>
    <w:qFormat/>
    <w:rsid w:val="00F13BF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3BF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_NJ Font Medium Char"/>
    <w:basedOn w:val="DefaultParagraphFont"/>
    <w:link w:val="Heading1"/>
    <w:uiPriority w:val="9"/>
    <w:rsid w:val="00E231FD"/>
    <w:rPr>
      <w:rFonts w:ascii="NJFont Medium" w:eastAsiaTheme="majorEastAsia" w:hAnsi="NJFont Medium" w:cstheme="majorBidi"/>
      <w:bCs/>
      <w:sz w:val="48"/>
      <w:szCs w:val="28"/>
    </w:rPr>
  </w:style>
  <w:style w:type="character" w:customStyle="1" w:styleId="Heading2Char">
    <w:name w:val="Heading 2 Char"/>
    <w:basedOn w:val="DefaultParagraphFont"/>
    <w:link w:val="Heading2"/>
    <w:uiPriority w:val="9"/>
    <w:rsid w:val="00F13BF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13BF4"/>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D31D45"/>
    <w:pPr>
      <w:tabs>
        <w:tab w:val="center" w:pos="4320"/>
        <w:tab w:val="right" w:pos="8640"/>
      </w:tabs>
    </w:pPr>
  </w:style>
  <w:style w:type="character" w:customStyle="1" w:styleId="HeaderChar">
    <w:name w:val="Header Char"/>
    <w:basedOn w:val="DefaultParagraphFont"/>
    <w:link w:val="Header"/>
    <w:uiPriority w:val="99"/>
    <w:rsid w:val="00D31D45"/>
  </w:style>
  <w:style w:type="paragraph" w:styleId="Footer">
    <w:name w:val="footer"/>
    <w:basedOn w:val="Normal"/>
    <w:link w:val="FooterChar"/>
    <w:uiPriority w:val="99"/>
    <w:unhideWhenUsed/>
    <w:rsid w:val="00D31D45"/>
    <w:pPr>
      <w:tabs>
        <w:tab w:val="center" w:pos="4320"/>
        <w:tab w:val="right" w:pos="8640"/>
      </w:tabs>
    </w:pPr>
  </w:style>
  <w:style w:type="character" w:customStyle="1" w:styleId="FooterChar">
    <w:name w:val="Footer Char"/>
    <w:basedOn w:val="DefaultParagraphFont"/>
    <w:link w:val="Footer"/>
    <w:uiPriority w:val="99"/>
    <w:rsid w:val="00D31D45"/>
  </w:style>
  <w:style w:type="paragraph" w:styleId="BalloonText">
    <w:name w:val="Balloon Text"/>
    <w:basedOn w:val="Normal"/>
    <w:link w:val="BalloonTextChar"/>
    <w:uiPriority w:val="99"/>
    <w:semiHidden/>
    <w:unhideWhenUsed/>
    <w:rsid w:val="00D31D45"/>
    <w:rPr>
      <w:rFonts w:ascii="Lucida Grande" w:hAnsi="Lucida Grande"/>
      <w:sz w:val="18"/>
      <w:szCs w:val="18"/>
    </w:rPr>
  </w:style>
  <w:style w:type="character" w:customStyle="1" w:styleId="BalloonTextChar">
    <w:name w:val="Balloon Text Char"/>
    <w:basedOn w:val="DefaultParagraphFont"/>
    <w:link w:val="BalloonText"/>
    <w:uiPriority w:val="99"/>
    <w:semiHidden/>
    <w:rsid w:val="00D31D45"/>
    <w:rPr>
      <w:rFonts w:ascii="Lucida Grande" w:hAnsi="Lucida Grande"/>
      <w:sz w:val="18"/>
      <w:szCs w:val="18"/>
    </w:rPr>
  </w:style>
  <w:style w:type="paragraph" w:customStyle="1" w:styleId="mediumnormal">
    <w:name w:val="medium normal"/>
    <w:basedOn w:val="Normal"/>
    <w:link w:val="mediumnormalChar"/>
    <w:qFormat/>
    <w:rsid w:val="00365CFC"/>
    <w:pPr>
      <w:spacing w:after="140" w:line="280" w:lineRule="exact"/>
    </w:pPr>
    <w:rPr>
      <w:rFonts w:asciiTheme="majorHAnsi" w:eastAsiaTheme="minorHAnsi" w:hAnsiTheme="majorHAnsi"/>
      <w:szCs w:val="22"/>
    </w:rPr>
  </w:style>
  <w:style w:type="character" w:customStyle="1" w:styleId="mediumnormalChar">
    <w:name w:val="medium normal Char"/>
    <w:basedOn w:val="DefaultParagraphFont"/>
    <w:link w:val="mediumnormal"/>
    <w:rsid w:val="00365CFC"/>
    <w:rPr>
      <w:rFonts w:asciiTheme="majorHAnsi" w:eastAsiaTheme="minorHAnsi" w:hAnsiTheme="majorHAnsi"/>
      <w:szCs w:val="22"/>
    </w:rPr>
  </w:style>
  <w:style w:type="paragraph" w:customStyle="1" w:styleId="BodyCopyNJFontBook">
    <w:name w:val="BodyCopy_NJFont Book"/>
    <w:basedOn w:val="Normal"/>
    <w:qFormat/>
    <w:rsid w:val="00365CFC"/>
    <w:pPr>
      <w:spacing w:after="280" w:line="280" w:lineRule="exact"/>
    </w:pPr>
    <w:rPr>
      <w:rFonts w:eastAsiaTheme="minorHAnsi"/>
      <w:szCs w:val="22"/>
    </w:rPr>
  </w:style>
  <w:style w:type="paragraph" w:customStyle="1" w:styleId="SubheadingNJFontMedium">
    <w:name w:val="Subheading_NJ Font Medium"/>
    <w:basedOn w:val="Normal"/>
    <w:link w:val="SubheadingNJFontMediumChar"/>
    <w:qFormat/>
    <w:rsid w:val="00F12389"/>
    <w:pPr>
      <w:spacing w:before="280" w:after="160" w:line="380" w:lineRule="exact"/>
    </w:pPr>
    <w:rPr>
      <w:rFonts w:ascii="NJFont Medium" w:eastAsiaTheme="minorHAnsi" w:hAnsi="NJFont Medium"/>
      <w:sz w:val="32"/>
      <w:szCs w:val="32"/>
    </w:rPr>
  </w:style>
  <w:style w:type="character" w:customStyle="1" w:styleId="SubheadingNJFontMediumChar">
    <w:name w:val="Subheading_NJ Font Medium Char"/>
    <w:basedOn w:val="DefaultParagraphFont"/>
    <w:link w:val="SubheadingNJFontMedium"/>
    <w:rsid w:val="00F12389"/>
    <w:rPr>
      <w:rFonts w:ascii="NJFont Medium" w:eastAsiaTheme="minorHAnsi" w:hAnsi="NJFont Medium"/>
      <w:sz w:val="32"/>
      <w:szCs w:val="32"/>
    </w:rPr>
  </w:style>
  <w:style w:type="character" w:styleId="Hyperlink">
    <w:name w:val="Hyperlink"/>
    <w:basedOn w:val="DefaultParagraphFont"/>
    <w:uiPriority w:val="99"/>
    <w:unhideWhenUsed/>
    <w:rsid w:val="00E962CC"/>
    <w:rPr>
      <w:color w:val="0000FF" w:themeColor="hyperlink"/>
      <w:u w:val="single"/>
    </w:rPr>
  </w:style>
  <w:style w:type="paragraph" w:styleId="NormalWeb">
    <w:name w:val="Normal (Web)"/>
    <w:basedOn w:val="Normal"/>
    <w:uiPriority w:val="99"/>
    <w:unhideWhenUsed/>
    <w:rsid w:val="00F13BF4"/>
    <w:pPr>
      <w:spacing w:before="100" w:beforeAutospacing="1" w:after="300"/>
      <w:jc w:val="both"/>
    </w:pPr>
    <w:rPr>
      <w:rFonts w:ascii="Times New Roman" w:eastAsia="Times New Roman" w:hAnsi="Times New Roman" w:cs="Times New Roman"/>
      <w:lang w:eastAsia="en-GB"/>
    </w:rPr>
  </w:style>
  <w:style w:type="paragraph" w:styleId="ListParagraph">
    <w:name w:val="List Paragraph"/>
    <w:basedOn w:val="Normal"/>
    <w:uiPriority w:val="34"/>
    <w:qFormat/>
    <w:rsid w:val="00F13BF4"/>
    <w:pPr>
      <w:ind w:left="720"/>
      <w:jc w:val="both"/>
    </w:pPr>
    <w:rPr>
      <w:rFonts w:ascii="Calibri" w:eastAsiaTheme="minorHAnsi" w:hAnsi="Calibri" w:cs="Calibri"/>
      <w:sz w:val="22"/>
      <w:szCs w:val="22"/>
    </w:rPr>
  </w:style>
  <w:style w:type="paragraph" w:customStyle="1" w:styleId="Default">
    <w:name w:val="Default"/>
    <w:rsid w:val="00F13BF4"/>
    <w:pPr>
      <w:autoSpaceDE w:val="0"/>
      <w:autoSpaceDN w:val="0"/>
      <w:adjustRightInd w:val="0"/>
      <w:jc w:val="both"/>
    </w:pPr>
    <w:rPr>
      <w:rFonts w:cs="NJFont Book"/>
      <w:color w:val="000000"/>
    </w:rPr>
  </w:style>
  <w:style w:type="character" w:styleId="UnresolvedMention">
    <w:name w:val="Unresolved Mention"/>
    <w:basedOn w:val="DefaultParagraphFont"/>
    <w:uiPriority w:val="99"/>
    <w:semiHidden/>
    <w:unhideWhenUsed/>
    <w:rsid w:val="001D157E"/>
    <w:rPr>
      <w:color w:val="605E5C"/>
      <w:shd w:val="clear" w:color="auto" w:fill="E1DFDD"/>
    </w:rPr>
  </w:style>
  <w:style w:type="table" w:styleId="TableGrid">
    <w:name w:val="Table Grid"/>
    <w:basedOn w:val="TableNormal"/>
    <w:uiPriority w:val="59"/>
    <w:rsid w:val="005F5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231FD"/>
    <w:rPr>
      <w:sz w:val="16"/>
      <w:szCs w:val="16"/>
    </w:rPr>
  </w:style>
  <w:style w:type="paragraph" w:styleId="CommentText">
    <w:name w:val="annotation text"/>
    <w:basedOn w:val="Normal"/>
    <w:link w:val="CommentTextChar"/>
    <w:uiPriority w:val="99"/>
    <w:semiHidden/>
    <w:unhideWhenUsed/>
    <w:rsid w:val="00E231FD"/>
    <w:rPr>
      <w:sz w:val="20"/>
      <w:szCs w:val="20"/>
    </w:rPr>
  </w:style>
  <w:style w:type="character" w:customStyle="1" w:styleId="CommentTextChar">
    <w:name w:val="Comment Text Char"/>
    <w:basedOn w:val="DefaultParagraphFont"/>
    <w:link w:val="CommentText"/>
    <w:uiPriority w:val="99"/>
    <w:semiHidden/>
    <w:rsid w:val="00E231FD"/>
    <w:rPr>
      <w:sz w:val="20"/>
      <w:szCs w:val="20"/>
    </w:rPr>
  </w:style>
  <w:style w:type="paragraph" w:styleId="CommentSubject">
    <w:name w:val="annotation subject"/>
    <w:basedOn w:val="CommentText"/>
    <w:next w:val="CommentText"/>
    <w:link w:val="CommentSubjectChar"/>
    <w:uiPriority w:val="99"/>
    <w:semiHidden/>
    <w:unhideWhenUsed/>
    <w:rsid w:val="00E231FD"/>
    <w:rPr>
      <w:b/>
      <w:bCs/>
    </w:rPr>
  </w:style>
  <w:style w:type="character" w:customStyle="1" w:styleId="CommentSubjectChar">
    <w:name w:val="Comment Subject Char"/>
    <w:basedOn w:val="CommentTextChar"/>
    <w:link w:val="CommentSubject"/>
    <w:uiPriority w:val="99"/>
    <w:semiHidden/>
    <w:rsid w:val="00E231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20499">
      <w:bodyDiv w:val="1"/>
      <w:marLeft w:val="0"/>
      <w:marRight w:val="0"/>
      <w:marTop w:val="0"/>
      <w:marBottom w:val="0"/>
      <w:divBdr>
        <w:top w:val="none" w:sz="0" w:space="0" w:color="auto"/>
        <w:left w:val="none" w:sz="0" w:space="0" w:color="auto"/>
        <w:bottom w:val="none" w:sz="0" w:space="0" w:color="auto"/>
        <w:right w:val="none" w:sz="0" w:space="0" w:color="auto"/>
      </w:divBdr>
    </w:div>
    <w:div w:id="1135021726">
      <w:bodyDiv w:val="1"/>
      <w:marLeft w:val="0"/>
      <w:marRight w:val="0"/>
      <w:marTop w:val="0"/>
      <w:marBottom w:val="0"/>
      <w:divBdr>
        <w:top w:val="none" w:sz="0" w:space="0" w:color="auto"/>
        <w:left w:val="none" w:sz="0" w:space="0" w:color="auto"/>
        <w:bottom w:val="none" w:sz="0" w:space="0" w:color="auto"/>
        <w:right w:val="none" w:sz="0" w:space="0" w:color="auto"/>
      </w:divBdr>
      <w:divsChild>
        <w:div w:id="894044623">
          <w:marLeft w:val="90"/>
          <w:marRight w:val="0"/>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mailto:LaneRentalFunding@TfL.gov.uk" TargetMode="Externa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tfl.gov.uk/cdn/static/cms/documents/bca-workbook-v0.4.xls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4"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 xmlns="311e207d-5f31-43b7-af44-efaaf7d2aef4" xsi:nil="true"/>
    <TaxCatchAll xmlns="801ea4e6-356c-4d90-aef9-664fc2866395" xsi:nil="true"/>
    <lcf76f155ced4ddcb4097134ff3c332f xmlns="311e207d-5f31-43b7-af44-efaaf7d2aef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A3EA38273871A40BE46D3C584B5F7E5" ma:contentTypeVersion="17" ma:contentTypeDescription="Create a new document." ma:contentTypeScope="" ma:versionID="fe2768ee063a2c95a9c79d6219b1db59">
  <xsd:schema xmlns:xsd="http://www.w3.org/2001/XMLSchema" xmlns:xs="http://www.w3.org/2001/XMLSchema" xmlns:p="http://schemas.microsoft.com/office/2006/metadata/properties" xmlns:ns2="311e207d-5f31-43b7-af44-efaaf7d2aef4" xmlns:ns3="c37cc05e-538f-433d-8538-edca83d529f0" xmlns:ns4="801ea4e6-356c-4d90-aef9-664fc2866395" targetNamespace="http://schemas.microsoft.com/office/2006/metadata/properties" ma:root="true" ma:fieldsID="01192654a291b5a55a2b291875bf27b0" ns2:_="" ns3:_="" ns4:_="">
    <xsd:import namespace="311e207d-5f31-43b7-af44-efaaf7d2aef4"/>
    <xsd:import namespace="c37cc05e-538f-433d-8538-edca83d529f0"/>
    <xsd:import namespace="801ea4e6-356c-4d90-aef9-664fc28663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Note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1e207d-5f31-43b7-af44-efaaf7d2ae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format="Dropdown" ma:internalName="Notes">
      <xsd:simpleType>
        <xsd:restriction base="dms:Text">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bc4632c-c0dc-4527-9b44-4e2626a7d4a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37cc05e-538f-433d-8538-edca83d529f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1ea4e6-356c-4d90-aef9-664fc2866395"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86d21417-7a8d-4eaa-9ded-652cfb47c0ae}" ma:internalName="TaxCatchAll" ma:showField="CatchAllData" ma:web="c37cc05e-538f-433d-8538-edca83d529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A9169B-03DB-4809-82AF-D7289D569CE7}">
  <ds:schemaRefs>
    <ds:schemaRef ds:uri="http://schemas.openxmlformats.org/officeDocument/2006/bibliography"/>
  </ds:schemaRefs>
</ds:datastoreItem>
</file>

<file path=customXml/itemProps2.xml><?xml version="1.0" encoding="utf-8"?>
<ds:datastoreItem xmlns:ds="http://schemas.openxmlformats.org/officeDocument/2006/customXml" ds:itemID="{0737D824-884E-4846-A61F-DBF8BCAF36A0}">
  <ds:schemaRefs>
    <ds:schemaRef ds:uri="http://schemas.microsoft.com/sharepoint/v3/contenttype/forms"/>
  </ds:schemaRefs>
</ds:datastoreItem>
</file>

<file path=customXml/itemProps3.xml><?xml version="1.0" encoding="utf-8"?>
<ds:datastoreItem xmlns:ds="http://schemas.openxmlformats.org/officeDocument/2006/customXml" ds:itemID="{B58E8A44-FA1A-4808-B7F8-8C2F8F002E2E}">
  <ds:schemaRefs>
    <ds:schemaRef ds:uri="http://purl.org/dc/elements/1.1/"/>
    <ds:schemaRef ds:uri="801ea4e6-356c-4d90-aef9-664fc2866395"/>
    <ds:schemaRef ds:uri="c37cc05e-538f-433d-8538-edca83d529f0"/>
    <ds:schemaRef ds:uri="http://schemas.microsoft.com/office/infopath/2007/PartnerControls"/>
    <ds:schemaRef ds:uri="http://purl.org/dc/terms/"/>
    <ds:schemaRef ds:uri="http://schemas.microsoft.com/office/2006/metadata/properties"/>
    <ds:schemaRef ds:uri="http://schemas.microsoft.com/office/2006/documentManagement/types"/>
    <ds:schemaRef ds:uri="http://www.w3.org/XML/1998/namespace"/>
    <ds:schemaRef ds:uri="311e207d-5f31-43b7-af44-efaaf7d2aef4"/>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206AAE92-BD7D-4A4A-AE8D-798C83003C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1e207d-5f31-43b7-af44-efaaf7d2aef4"/>
    <ds:schemaRef ds:uri="c37cc05e-538f-433d-8538-edca83d529f0"/>
    <ds:schemaRef ds:uri="801ea4e6-356c-4d90-aef9-664fc28663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1326</Words>
  <Characters>7563</Characters>
  <Application>Microsoft Office Word</Application>
  <DocSecurity>8</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Transport for London</Company>
  <LinksUpToDate>false</LinksUpToDate>
  <CharactersWithSpaces>8872</CharactersWithSpaces>
  <SharedDoc>false</SharedDoc>
  <HLinks>
    <vt:vector size="222" baseType="variant">
      <vt:variant>
        <vt:i4>6750213</vt:i4>
      </vt:variant>
      <vt:variant>
        <vt:i4>621</vt:i4>
      </vt:variant>
      <vt:variant>
        <vt:i4>0</vt:i4>
      </vt:variant>
      <vt:variant>
        <vt:i4>5</vt:i4>
      </vt:variant>
      <vt:variant>
        <vt:lpwstr>mailto:LaneRentalFunding@TfL.gov.uk</vt:lpwstr>
      </vt:variant>
      <vt:variant>
        <vt:lpwstr/>
      </vt:variant>
      <vt:variant>
        <vt:i4>262160</vt:i4>
      </vt:variant>
      <vt:variant>
        <vt:i4>615</vt:i4>
      </vt:variant>
      <vt:variant>
        <vt:i4>0</vt:i4>
      </vt:variant>
      <vt:variant>
        <vt:i4>5</vt:i4>
      </vt:variant>
      <vt:variant>
        <vt:lpwstr/>
      </vt:variant>
      <vt:variant>
        <vt:lpwstr>Date</vt:lpwstr>
      </vt:variant>
      <vt:variant>
        <vt:i4>6291573</vt:i4>
      </vt:variant>
      <vt:variant>
        <vt:i4>558</vt:i4>
      </vt:variant>
      <vt:variant>
        <vt:i4>0</vt:i4>
      </vt:variant>
      <vt:variant>
        <vt:i4>5</vt:i4>
      </vt:variant>
      <vt:variant>
        <vt:lpwstr>https://tfl.gov.uk/cdn/static/cms/documents/bca-workbook-v0.4.xlsx</vt:lpwstr>
      </vt:variant>
      <vt:variant>
        <vt:lpwstr/>
      </vt:variant>
      <vt:variant>
        <vt:i4>524307</vt:i4>
      </vt:variant>
      <vt:variant>
        <vt:i4>546</vt:i4>
      </vt:variant>
      <vt:variant>
        <vt:i4>0</vt:i4>
      </vt:variant>
      <vt:variant>
        <vt:i4>5</vt:i4>
      </vt:variant>
      <vt:variant>
        <vt:lpwstr/>
      </vt:variant>
      <vt:variant>
        <vt:lpwstr>Baseline</vt:lpwstr>
      </vt:variant>
      <vt:variant>
        <vt:i4>524307</vt:i4>
      </vt:variant>
      <vt:variant>
        <vt:i4>534</vt:i4>
      </vt:variant>
      <vt:variant>
        <vt:i4>0</vt:i4>
      </vt:variant>
      <vt:variant>
        <vt:i4>5</vt:i4>
      </vt:variant>
      <vt:variant>
        <vt:lpwstr/>
      </vt:variant>
      <vt:variant>
        <vt:lpwstr>Baseline</vt:lpwstr>
      </vt:variant>
      <vt:variant>
        <vt:i4>524307</vt:i4>
      </vt:variant>
      <vt:variant>
        <vt:i4>522</vt:i4>
      </vt:variant>
      <vt:variant>
        <vt:i4>0</vt:i4>
      </vt:variant>
      <vt:variant>
        <vt:i4>5</vt:i4>
      </vt:variant>
      <vt:variant>
        <vt:lpwstr/>
      </vt:variant>
      <vt:variant>
        <vt:lpwstr>Baseline</vt:lpwstr>
      </vt:variant>
      <vt:variant>
        <vt:i4>1703966</vt:i4>
      </vt:variant>
      <vt:variant>
        <vt:i4>387</vt:i4>
      </vt:variant>
      <vt:variant>
        <vt:i4>0</vt:i4>
      </vt:variant>
      <vt:variant>
        <vt:i4>5</vt:i4>
      </vt:variant>
      <vt:variant>
        <vt:lpwstr/>
      </vt:variant>
      <vt:variant>
        <vt:lpwstr>benefits</vt:lpwstr>
      </vt:variant>
      <vt:variant>
        <vt:i4>7209074</vt:i4>
      </vt:variant>
      <vt:variant>
        <vt:i4>375</vt:i4>
      </vt:variant>
      <vt:variant>
        <vt:i4>0</vt:i4>
      </vt:variant>
      <vt:variant>
        <vt:i4>5</vt:i4>
      </vt:variant>
      <vt:variant>
        <vt:lpwstr/>
      </vt:variant>
      <vt:variant>
        <vt:lpwstr>Total_project_cost</vt:lpwstr>
      </vt:variant>
      <vt:variant>
        <vt:i4>7798904</vt:i4>
      </vt:variant>
      <vt:variant>
        <vt:i4>363</vt:i4>
      </vt:variant>
      <vt:variant>
        <vt:i4>0</vt:i4>
      </vt:variant>
      <vt:variant>
        <vt:i4>5</vt:i4>
      </vt:variant>
      <vt:variant>
        <vt:lpwstr/>
      </vt:variant>
      <vt:variant>
        <vt:lpwstr>total_funding_requested</vt:lpwstr>
      </vt:variant>
      <vt:variant>
        <vt:i4>262160</vt:i4>
      </vt:variant>
      <vt:variant>
        <vt:i4>303</vt:i4>
      </vt:variant>
      <vt:variant>
        <vt:i4>0</vt:i4>
      </vt:variant>
      <vt:variant>
        <vt:i4>5</vt:i4>
      </vt:variant>
      <vt:variant>
        <vt:lpwstr/>
      </vt:variant>
      <vt:variant>
        <vt:lpwstr>date</vt:lpwstr>
      </vt:variant>
      <vt:variant>
        <vt:i4>262160</vt:i4>
      </vt:variant>
      <vt:variant>
        <vt:i4>294</vt:i4>
      </vt:variant>
      <vt:variant>
        <vt:i4>0</vt:i4>
      </vt:variant>
      <vt:variant>
        <vt:i4>5</vt:i4>
      </vt:variant>
      <vt:variant>
        <vt:lpwstr/>
      </vt:variant>
      <vt:variant>
        <vt:lpwstr>Date</vt:lpwstr>
      </vt:variant>
      <vt:variant>
        <vt:i4>262160</vt:i4>
      </vt:variant>
      <vt:variant>
        <vt:i4>285</vt:i4>
      </vt:variant>
      <vt:variant>
        <vt:i4>0</vt:i4>
      </vt:variant>
      <vt:variant>
        <vt:i4>5</vt:i4>
      </vt:variant>
      <vt:variant>
        <vt:lpwstr/>
      </vt:variant>
      <vt:variant>
        <vt:lpwstr>Date</vt:lpwstr>
      </vt:variant>
      <vt:variant>
        <vt:i4>262160</vt:i4>
      </vt:variant>
      <vt:variant>
        <vt:i4>276</vt:i4>
      </vt:variant>
      <vt:variant>
        <vt:i4>0</vt:i4>
      </vt:variant>
      <vt:variant>
        <vt:i4>5</vt:i4>
      </vt:variant>
      <vt:variant>
        <vt:lpwstr/>
      </vt:variant>
      <vt:variant>
        <vt:lpwstr>Date</vt:lpwstr>
      </vt:variant>
      <vt:variant>
        <vt:i4>262160</vt:i4>
      </vt:variant>
      <vt:variant>
        <vt:i4>267</vt:i4>
      </vt:variant>
      <vt:variant>
        <vt:i4>0</vt:i4>
      </vt:variant>
      <vt:variant>
        <vt:i4>5</vt:i4>
      </vt:variant>
      <vt:variant>
        <vt:lpwstr/>
      </vt:variant>
      <vt:variant>
        <vt:lpwstr>Date</vt:lpwstr>
      </vt:variant>
      <vt:variant>
        <vt:i4>262160</vt:i4>
      </vt:variant>
      <vt:variant>
        <vt:i4>258</vt:i4>
      </vt:variant>
      <vt:variant>
        <vt:i4>0</vt:i4>
      </vt:variant>
      <vt:variant>
        <vt:i4>5</vt:i4>
      </vt:variant>
      <vt:variant>
        <vt:lpwstr/>
      </vt:variant>
      <vt:variant>
        <vt:lpwstr>Date</vt:lpwstr>
      </vt:variant>
      <vt:variant>
        <vt:i4>262160</vt:i4>
      </vt:variant>
      <vt:variant>
        <vt:i4>249</vt:i4>
      </vt:variant>
      <vt:variant>
        <vt:i4>0</vt:i4>
      </vt:variant>
      <vt:variant>
        <vt:i4>5</vt:i4>
      </vt:variant>
      <vt:variant>
        <vt:lpwstr/>
      </vt:variant>
      <vt:variant>
        <vt:lpwstr>Date</vt:lpwstr>
      </vt:variant>
      <vt:variant>
        <vt:i4>262160</vt:i4>
      </vt:variant>
      <vt:variant>
        <vt:i4>240</vt:i4>
      </vt:variant>
      <vt:variant>
        <vt:i4>0</vt:i4>
      </vt:variant>
      <vt:variant>
        <vt:i4>5</vt:i4>
      </vt:variant>
      <vt:variant>
        <vt:lpwstr/>
      </vt:variant>
      <vt:variant>
        <vt:lpwstr>Date</vt:lpwstr>
      </vt:variant>
      <vt:variant>
        <vt:i4>262160</vt:i4>
      </vt:variant>
      <vt:variant>
        <vt:i4>231</vt:i4>
      </vt:variant>
      <vt:variant>
        <vt:i4>0</vt:i4>
      </vt:variant>
      <vt:variant>
        <vt:i4>5</vt:i4>
      </vt:variant>
      <vt:variant>
        <vt:lpwstr/>
      </vt:variant>
      <vt:variant>
        <vt:lpwstr>Date</vt:lpwstr>
      </vt:variant>
      <vt:variant>
        <vt:i4>262160</vt:i4>
      </vt:variant>
      <vt:variant>
        <vt:i4>222</vt:i4>
      </vt:variant>
      <vt:variant>
        <vt:i4>0</vt:i4>
      </vt:variant>
      <vt:variant>
        <vt:i4>5</vt:i4>
      </vt:variant>
      <vt:variant>
        <vt:lpwstr/>
      </vt:variant>
      <vt:variant>
        <vt:lpwstr>Date</vt:lpwstr>
      </vt:variant>
      <vt:variant>
        <vt:i4>262160</vt:i4>
      </vt:variant>
      <vt:variant>
        <vt:i4>213</vt:i4>
      </vt:variant>
      <vt:variant>
        <vt:i4>0</vt:i4>
      </vt:variant>
      <vt:variant>
        <vt:i4>5</vt:i4>
      </vt:variant>
      <vt:variant>
        <vt:lpwstr/>
      </vt:variant>
      <vt:variant>
        <vt:lpwstr>Date</vt:lpwstr>
      </vt:variant>
      <vt:variant>
        <vt:i4>262160</vt:i4>
      </vt:variant>
      <vt:variant>
        <vt:i4>204</vt:i4>
      </vt:variant>
      <vt:variant>
        <vt:i4>0</vt:i4>
      </vt:variant>
      <vt:variant>
        <vt:i4>5</vt:i4>
      </vt:variant>
      <vt:variant>
        <vt:lpwstr/>
      </vt:variant>
      <vt:variant>
        <vt:lpwstr>Date</vt:lpwstr>
      </vt:variant>
      <vt:variant>
        <vt:i4>262160</vt:i4>
      </vt:variant>
      <vt:variant>
        <vt:i4>195</vt:i4>
      </vt:variant>
      <vt:variant>
        <vt:i4>0</vt:i4>
      </vt:variant>
      <vt:variant>
        <vt:i4>5</vt:i4>
      </vt:variant>
      <vt:variant>
        <vt:lpwstr/>
      </vt:variant>
      <vt:variant>
        <vt:lpwstr>Date</vt:lpwstr>
      </vt:variant>
      <vt:variant>
        <vt:i4>262160</vt:i4>
      </vt:variant>
      <vt:variant>
        <vt:i4>186</vt:i4>
      </vt:variant>
      <vt:variant>
        <vt:i4>0</vt:i4>
      </vt:variant>
      <vt:variant>
        <vt:i4>5</vt:i4>
      </vt:variant>
      <vt:variant>
        <vt:lpwstr/>
      </vt:variant>
      <vt:variant>
        <vt:lpwstr>Date</vt:lpwstr>
      </vt:variant>
      <vt:variant>
        <vt:i4>262160</vt:i4>
      </vt:variant>
      <vt:variant>
        <vt:i4>177</vt:i4>
      </vt:variant>
      <vt:variant>
        <vt:i4>0</vt:i4>
      </vt:variant>
      <vt:variant>
        <vt:i4>5</vt:i4>
      </vt:variant>
      <vt:variant>
        <vt:lpwstr/>
      </vt:variant>
      <vt:variant>
        <vt:lpwstr>Date</vt:lpwstr>
      </vt:variant>
      <vt:variant>
        <vt:i4>262160</vt:i4>
      </vt:variant>
      <vt:variant>
        <vt:i4>168</vt:i4>
      </vt:variant>
      <vt:variant>
        <vt:i4>0</vt:i4>
      </vt:variant>
      <vt:variant>
        <vt:i4>5</vt:i4>
      </vt:variant>
      <vt:variant>
        <vt:lpwstr/>
      </vt:variant>
      <vt:variant>
        <vt:lpwstr>Date</vt:lpwstr>
      </vt:variant>
      <vt:variant>
        <vt:i4>262160</vt:i4>
      </vt:variant>
      <vt:variant>
        <vt:i4>159</vt:i4>
      </vt:variant>
      <vt:variant>
        <vt:i4>0</vt:i4>
      </vt:variant>
      <vt:variant>
        <vt:i4>5</vt:i4>
      </vt:variant>
      <vt:variant>
        <vt:lpwstr/>
      </vt:variant>
      <vt:variant>
        <vt:lpwstr>Date</vt:lpwstr>
      </vt:variant>
      <vt:variant>
        <vt:i4>262160</vt:i4>
      </vt:variant>
      <vt:variant>
        <vt:i4>150</vt:i4>
      </vt:variant>
      <vt:variant>
        <vt:i4>0</vt:i4>
      </vt:variant>
      <vt:variant>
        <vt:i4>5</vt:i4>
      </vt:variant>
      <vt:variant>
        <vt:lpwstr/>
      </vt:variant>
      <vt:variant>
        <vt:lpwstr>Date</vt:lpwstr>
      </vt:variant>
      <vt:variant>
        <vt:i4>262160</vt:i4>
      </vt:variant>
      <vt:variant>
        <vt:i4>141</vt:i4>
      </vt:variant>
      <vt:variant>
        <vt:i4>0</vt:i4>
      </vt:variant>
      <vt:variant>
        <vt:i4>5</vt:i4>
      </vt:variant>
      <vt:variant>
        <vt:lpwstr/>
      </vt:variant>
      <vt:variant>
        <vt:lpwstr>Date</vt:lpwstr>
      </vt:variant>
      <vt:variant>
        <vt:i4>262160</vt:i4>
      </vt:variant>
      <vt:variant>
        <vt:i4>132</vt:i4>
      </vt:variant>
      <vt:variant>
        <vt:i4>0</vt:i4>
      </vt:variant>
      <vt:variant>
        <vt:i4>5</vt:i4>
      </vt:variant>
      <vt:variant>
        <vt:lpwstr/>
      </vt:variant>
      <vt:variant>
        <vt:lpwstr>Date</vt:lpwstr>
      </vt:variant>
      <vt:variant>
        <vt:i4>262160</vt:i4>
      </vt:variant>
      <vt:variant>
        <vt:i4>123</vt:i4>
      </vt:variant>
      <vt:variant>
        <vt:i4>0</vt:i4>
      </vt:variant>
      <vt:variant>
        <vt:i4>5</vt:i4>
      </vt:variant>
      <vt:variant>
        <vt:lpwstr/>
      </vt:variant>
      <vt:variant>
        <vt:lpwstr>Date</vt:lpwstr>
      </vt:variant>
      <vt:variant>
        <vt:i4>524305</vt:i4>
      </vt:variant>
      <vt:variant>
        <vt:i4>117</vt:i4>
      </vt:variant>
      <vt:variant>
        <vt:i4>0</vt:i4>
      </vt:variant>
      <vt:variant>
        <vt:i4>5</vt:i4>
      </vt:variant>
      <vt:variant>
        <vt:lpwstr/>
      </vt:variant>
      <vt:variant>
        <vt:lpwstr>outcomes</vt:lpwstr>
      </vt:variant>
      <vt:variant>
        <vt:i4>1900561</vt:i4>
      </vt:variant>
      <vt:variant>
        <vt:i4>111</vt:i4>
      </vt:variant>
      <vt:variant>
        <vt:i4>0</vt:i4>
      </vt:variant>
      <vt:variant>
        <vt:i4>5</vt:i4>
      </vt:variant>
      <vt:variant>
        <vt:lpwstr/>
      </vt:variant>
      <vt:variant>
        <vt:lpwstr>Proposal</vt:lpwstr>
      </vt:variant>
      <vt:variant>
        <vt:i4>6881383</vt:i4>
      </vt:variant>
      <vt:variant>
        <vt:i4>105</vt:i4>
      </vt:variant>
      <vt:variant>
        <vt:i4>0</vt:i4>
      </vt:variant>
      <vt:variant>
        <vt:i4>5</vt:i4>
      </vt:variant>
      <vt:variant>
        <vt:lpwstr/>
      </vt:variant>
      <vt:variant>
        <vt:lpwstr>background</vt:lpwstr>
      </vt:variant>
      <vt:variant>
        <vt:i4>7405679</vt:i4>
      </vt:variant>
      <vt:variant>
        <vt:i4>51</vt:i4>
      </vt:variant>
      <vt:variant>
        <vt:i4>0</vt:i4>
      </vt:variant>
      <vt:variant>
        <vt:i4>5</vt:i4>
      </vt:variant>
      <vt:variant>
        <vt:lpwstr/>
      </vt:variant>
      <vt:variant>
        <vt:lpwstr>Sponsor</vt:lpwstr>
      </vt:variant>
      <vt:variant>
        <vt:i4>7405679</vt:i4>
      </vt:variant>
      <vt:variant>
        <vt:i4>45</vt:i4>
      </vt:variant>
      <vt:variant>
        <vt:i4>0</vt:i4>
      </vt:variant>
      <vt:variant>
        <vt:i4>5</vt:i4>
      </vt:variant>
      <vt:variant>
        <vt:lpwstr/>
      </vt:variant>
      <vt:variant>
        <vt:lpwstr>Sponsor</vt:lpwstr>
      </vt:variant>
      <vt:variant>
        <vt:i4>7405679</vt:i4>
      </vt:variant>
      <vt:variant>
        <vt:i4>42</vt:i4>
      </vt:variant>
      <vt:variant>
        <vt:i4>0</vt:i4>
      </vt:variant>
      <vt:variant>
        <vt:i4>5</vt:i4>
      </vt:variant>
      <vt:variant>
        <vt:lpwstr/>
      </vt:variant>
      <vt:variant>
        <vt:lpwstr>Sponsor</vt:lpwstr>
      </vt:variant>
      <vt:variant>
        <vt:i4>7340112</vt:i4>
      </vt:variant>
      <vt:variant>
        <vt:i4>27</vt:i4>
      </vt:variant>
      <vt:variant>
        <vt:i4>0</vt:i4>
      </vt:variant>
      <vt:variant>
        <vt:i4>5</vt:i4>
      </vt:variant>
      <vt:variant>
        <vt:lpwstr/>
      </vt:variant>
      <vt:variant>
        <vt:lpwstr>Registration_No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TfL TfL</dc:creator>
  <cp:keywords/>
  <dc:description/>
  <cp:lastModifiedBy>Alexander-Webber Laura</cp:lastModifiedBy>
  <cp:revision>2</cp:revision>
  <cp:lastPrinted>2015-12-04T13:35:00Z</cp:lastPrinted>
  <dcterms:created xsi:type="dcterms:W3CDTF">2022-08-22T08:56:00Z</dcterms:created>
  <dcterms:modified xsi:type="dcterms:W3CDTF">2022-08-22T08:56:00Z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0x010100BA3EA38273871A40BE46D3C584B5F7E5</vt:lpwstr>
  </property>
  <property fmtid="{D5CDD505-2E9C-101B-9397-08002B2CF9AE}" pid="3" name="MediaServiceImageTags">
    <vt:lpwstr/>
  </property>
</Properties>
</file>